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176C" w14:textId="54A42AFF" w:rsidR="00112047" w:rsidRDefault="00143C66">
      <w:pPr>
        <w:rPr>
          <w:lang w:val="en-US"/>
        </w:rPr>
      </w:pPr>
      <w:r>
        <w:rPr>
          <w:lang w:val="en-US"/>
        </w:rPr>
        <w:t>Turbomachinery design often starts with the specific speed, defined as:</w:t>
      </w:r>
    </w:p>
    <w:p w14:paraId="0F014359" w14:textId="77777777" w:rsidR="00143C66" w:rsidRDefault="00143C66">
      <w:pPr>
        <w:rPr>
          <w:lang w:val="en-US"/>
        </w:rPr>
      </w:pPr>
    </w:p>
    <w:p w14:paraId="0703B900" w14:textId="7E32C2BF" w:rsidR="00143C66" w:rsidRDefault="00143C66">
      <w:pPr>
        <w:rPr>
          <w:rFonts w:eastAsiaTheme="minorEastAsia"/>
          <w:lang w:val="en-US"/>
        </w:rPr>
      </w:pPr>
      <w:r>
        <w:rPr>
          <w:lang w:val="en-US"/>
        </w:rPr>
        <w:tab/>
      </w:r>
      <m:oMath>
        <m:sSub>
          <m:sSubPr>
            <m:ctrlPr>
              <w:rPr>
                <w:rFonts w:ascii="Cambria Math" w:hAnsi="Cambria Math"/>
                <w:i/>
                <w:lang w:val="en-US"/>
              </w:rPr>
            </m:ctrlPr>
          </m:sSubPr>
          <m:e>
            <m:r>
              <w:rPr>
                <w:rFonts w:ascii="Cambria Math" w:hAnsi="Cambria Math"/>
                <w:lang w:val="en-US"/>
              </w:rPr>
              <m:t>N</m:t>
            </m:r>
          </m:e>
          <m:sub>
            <m:r>
              <m:rPr>
                <m:sty m:val="p"/>
              </m:rPr>
              <w:rPr>
                <w:rFonts w:ascii="Cambria Math" w:hAnsi="Cambria Math"/>
                <w:lang w:val="en-US"/>
              </w:rPr>
              <m:t>s</m:t>
            </m:r>
          </m:sub>
        </m:sSub>
        <m:r>
          <w:rPr>
            <w:rFonts w:ascii="Cambria Math" w:hAnsi="Cambria Math"/>
            <w:lang w:val="en-US"/>
          </w:rPr>
          <m:t>=</m:t>
        </m:r>
        <m:f>
          <m:fPr>
            <m:ctrlPr>
              <w:rPr>
                <w:rFonts w:ascii="Cambria Math" w:hAnsi="Cambria Math"/>
                <w:i/>
                <w:lang w:val="en-US"/>
              </w:rPr>
            </m:ctrlPr>
          </m:fPr>
          <m:num>
            <m:r>
              <w:rPr>
                <w:rFonts w:ascii="Cambria Math" w:hAnsi="Cambria Math"/>
                <w:i/>
                <w:lang w:val="en-US"/>
              </w:rPr>
              <w:sym w:font="Symbol" w:char="F057"/>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lang w:val="en-US"/>
                      </w:rPr>
                      <m:t>v,in</m:t>
                    </m:r>
                  </m:sub>
                </m:sSub>
              </m:e>
            </m:rad>
          </m:num>
          <m:den>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h</m:t>
                </m:r>
              </m:e>
              <m:sub>
                <m:r>
                  <m:rPr>
                    <m:sty m:val="p"/>
                  </m:rPr>
                  <w:rPr>
                    <w:rFonts w:ascii="Cambria Math" w:hAnsi="Cambria Math"/>
                    <w:lang w:val="en-US"/>
                  </w:rPr>
                  <m:t>s</m:t>
                </m:r>
              </m:sub>
              <m:sup>
                <m:f>
                  <m:fPr>
                    <m:type m:val="lin"/>
                    <m:ctrlPr>
                      <w:rPr>
                        <w:rFonts w:ascii="Cambria Math" w:hAnsi="Cambria Math"/>
                        <w:i/>
                        <w:lang w:val="en-US"/>
                      </w:rPr>
                    </m:ctrlPr>
                  </m:fPr>
                  <m:num>
                    <m:r>
                      <w:rPr>
                        <w:rFonts w:ascii="Cambria Math" w:hAnsi="Cambria Math"/>
                        <w:lang w:val="en-US"/>
                      </w:rPr>
                      <m:t>3</m:t>
                    </m:r>
                  </m:num>
                  <m:den>
                    <m:r>
                      <w:rPr>
                        <w:rFonts w:ascii="Cambria Math" w:hAnsi="Cambria Math"/>
                        <w:lang w:val="en-US"/>
                      </w:rPr>
                      <m:t>4</m:t>
                    </m:r>
                  </m:den>
                </m:f>
              </m:sup>
            </m:sSubSup>
          </m:den>
        </m:f>
      </m:oMath>
      <w:r>
        <w:rPr>
          <w:rFonts w:eastAsiaTheme="minorEastAsia"/>
          <w:lang w:val="en-US"/>
        </w:rPr>
        <w:t xml:space="preserve"> ,</w:t>
      </w:r>
      <w:r>
        <w:rPr>
          <w:rFonts w:eastAsiaTheme="minorEastAsia"/>
          <w:lang w:val="en-US"/>
        </w:rPr>
        <w:tab/>
      </w:r>
      <w:r>
        <w:rPr>
          <w:rFonts w:eastAsiaTheme="minorEastAsia"/>
          <w:lang w:val="en-US"/>
        </w:rPr>
        <w:tab/>
      </w:r>
      <w:r>
        <w:rPr>
          <w:rFonts w:eastAsiaTheme="minorEastAsia"/>
          <w:lang w:val="en-US"/>
        </w:rPr>
        <w:tab/>
        <w:t>(1)</w:t>
      </w:r>
    </w:p>
    <w:p w14:paraId="0136A87E" w14:textId="27D06C09" w:rsidR="005324F2" w:rsidRDefault="00143C66">
      <w:r>
        <w:rPr>
          <w:rFonts w:eastAsiaTheme="minorEastAsia"/>
          <w:lang w:val="en-US"/>
        </w:rPr>
        <w:t xml:space="preserve">where </w:t>
      </w:r>
      <w:r w:rsidR="00E66646">
        <w:rPr>
          <w:rFonts w:ascii="Calibri" w:eastAsiaTheme="minorEastAsia" w:hAnsi="Calibri" w:cs="Calibri"/>
          <w:i/>
          <w:iCs/>
          <w:lang w:val="en-US"/>
        </w:rPr>
        <w:t>Ω</w:t>
      </w:r>
      <w:r>
        <w:t xml:space="preserve"> </w:t>
      </w:r>
      <w:ins w:id="0" w:author="Juha Pyrhönen (LUT)" w:date="2026-10-02T13:07:00Z" w16du:dateUtc="2026-10-02T10:07:00Z">
        <w:r w:rsidR="00E66646">
          <w:t>[rad/s]</w:t>
        </w:r>
      </w:ins>
      <w:r w:rsidR="00E66646">
        <w:t xml:space="preserve"> </w:t>
      </w:r>
      <w:r>
        <w:t xml:space="preserve">is the angular velocity, </w:t>
      </w:r>
      <w:r>
        <w:rPr>
          <w:i/>
          <w:iCs/>
        </w:rPr>
        <w:t>q</w:t>
      </w:r>
      <w:r w:rsidRPr="00E66646">
        <w:rPr>
          <w:u w:val="single"/>
          <w:vertAlign w:val="subscript"/>
        </w:rPr>
        <w:t>v,in</w:t>
      </w:r>
      <w:r>
        <w:t xml:space="preserve"> </w:t>
      </w:r>
      <w:ins w:id="1" w:author="Juha Pyrhönen (LUT)" w:date="2026-10-02T13:08:00Z" w16du:dateUtc="2026-10-02T10:08:00Z">
        <w:r w:rsidR="00E66646">
          <w:t>[m</w:t>
        </w:r>
        <w:r w:rsidR="00E66646" w:rsidRPr="00E66646">
          <w:rPr>
            <w:vertAlign w:val="superscript"/>
          </w:rPr>
          <w:t>3</w:t>
        </w:r>
        <w:r w:rsidR="00E66646">
          <w:t xml:space="preserve">/s] </w:t>
        </w:r>
      </w:ins>
      <w:r>
        <w:t xml:space="preserve">is the inlet volumetric flow rate, and </w:t>
      </w:r>
      <w:r>
        <w:rPr>
          <w:rFonts w:ascii="Calibri" w:hAnsi="Calibri" w:cs="Calibri"/>
        </w:rPr>
        <w:t>Δ</w:t>
      </w:r>
      <w:r>
        <w:rPr>
          <w:i/>
          <w:iCs/>
        </w:rPr>
        <w:t>h</w:t>
      </w:r>
      <w:r>
        <w:rPr>
          <w:vertAlign w:val="subscript"/>
        </w:rPr>
        <w:t>s</w:t>
      </w:r>
      <w:r>
        <w:t xml:space="preserve"> </w:t>
      </w:r>
      <w:ins w:id="2" w:author="Juha Pyrhönen (LUT)" w:date="2026-10-02T13:08:00Z" w16du:dateUtc="2026-10-02T10:08:00Z">
        <w:r w:rsidR="00E66646">
          <w:t xml:space="preserve">[J/kg] </w:t>
        </w:r>
      </w:ins>
      <w:r>
        <w:t xml:space="preserve">is the required isentropic enthalpy difference. The specific speed can be used to design any type of turbomachine </w:t>
      </w:r>
      <w:r w:rsidR="00463F16">
        <w:t>–</w:t>
      </w:r>
      <w:r>
        <w:t xml:space="preserve"> </w:t>
      </w:r>
      <w:r w:rsidR="00463F16">
        <w:t xml:space="preserve">axial and radial compressors, axial and radial turbines, pumps and fans. </w:t>
      </w:r>
      <w:r w:rsidR="005324F2">
        <w:t>Inlet volume flow is based on the required mass flow rate of the machine, and the inlet thermodynamic state, and the required isentropic enthalpy difference depends on the inlet state and the required pressure ratio, and the working fluid itself.</w:t>
      </w:r>
      <w:r w:rsidR="00D97760">
        <w:t xml:space="preserve"> </w:t>
      </w:r>
      <w:r w:rsidR="00065654">
        <w:t>For a fixed pressure ratio, the</w:t>
      </w:r>
      <w:r w:rsidR="00D97760">
        <w:t xml:space="preserve"> lower the </w:t>
      </w:r>
      <w:r w:rsidR="00065654">
        <w:t>molar mass</w:t>
      </w:r>
      <w:r w:rsidR="00E66646">
        <w:t xml:space="preserve"> of the fluid</w:t>
      </w:r>
      <w:r w:rsidR="00065654">
        <w:t>, the higher is the isentropic enthalpy difference.</w:t>
      </w:r>
      <w:r w:rsidR="001A1591">
        <w:t xml:space="preserve"> </w:t>
      </w:r>
      <w:commentRangeStart w:id="3"/>
      <w:commentRangeStart w:id="4"/>
      <w:r w:rsidR="001A1591">
        <w:t xml:space="preserve">For example, the required isentropic enthalpy difference in a hydrogen compressor is around 14.5 times </w:t>
      </w:r>
      <w:r w:rsidR="00E66646">
        <w:t xml:space="preserve">as </w:t>
      </w:r>
      <w:r w:rsidR="001A1591">
        <w:t xml:space="preserve">high </w:t>
      </w:r>
      <w:r w:rsidR="00E66646">
        <w:t>as</w:t>
      </w:r>
      <w:r w:rsidR="001A1591">
        <w:t xml:space="preserve"> for an air compressor, given a similar pressure ratio.</w:t>
      </w:r>
      <w:commentRangeEnd w:id="3"/>
      <w:r w:rsidR="00781BA8">
        <w:rPr>
          <w:rStyle w:val="CommentReference"/>
          <w:sz w:val="24"/>
          <w:szCs w:val="24"/>
        </w:rPr>
        <w:commentReference w:id="3"/>
      </w:r>
      <w:commentRangeEnd w:id="4"/>
      <w:r w:rsidR="007D6A5D">
        <w:rPr>
          <w:rStyle w:val="CommentReference"/>
          <w:sz w:val="24"/>
          <w:szCs w:val="24"/>
        </w:rPr>
        <w:commentReference w:id="4"/>
      </w:r>
      <w:r w:rsidR="004C1391">
        <w:t xml:space="preserve"> For an ideal gas, the required enthalpy increase is:</w:t>
      </w:r>
    </w:p>
    <w:p w14:paraId="3F662B47" w14:textId="54792B61" w:rsidR="004C1391" w:rsidRDefault="004C1391">
      <w:pPr>
        <w:rPr>
          <w:rFonts w:eastAsiaTheme="minorEastAsia"/>
          <w:lang w:val="en-US"/>
        </w:rPr>
      </w:pPr>
      <w:r>
        <w:tab/>
      </w:r>
      <m:oMath>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h</m:t>
            </m:r>
          </m:e>
          <m:sub>
            <m:r>
              <m:rPr>
                <m:sty m:val="p"/>
              </m:rPr>
              <w:rPr>
                <w:rFonts w:ascii="Cambria Math" w:hAnsi="Cambria Math"/>
                <w:lang w:val="en-US"/>
              </w:rPr>
              <m:t>s</m:t>
            </m:r>
          </m:sub>
          <m:sup/>
        </m:sSub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num>
          <m:den>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γ</m:t>
                </m:r>
              </m:den>
            </m:f>
          </m:den>
        </m:f>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out,</m:t>
                </m:r>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in</m:t>
                </m:r>
              </m:sub>
            </m:sSub>
          </m:e>
        </m:d>
      </m:oMath>
      <w:r>
        <w:rPr>
          <w:rFonts w:eastAsiaTheme="minorEastAsia"/>
          <w:lang w:val="en-US"/>
        </w:rPr>
        <w:t>,</w:t>
      </w:r>
      <w:r>
        <w:rPr>
          <w:rFonts w:eastAsiaTheme="minorEastAsia"/>
          <w:lang w:val="en-US"/>
        </w:rPr>
        <w:tab/>
      </w:r>
      <w:r>
        <w:rPr>
          <w:rFonts w:eastAsiaTheme="minorEastAsia"/>
          <w:lang w:val="en-US"/>
        </w:rPr>
        <w:tab/>
      </w:r>
      <w:r>
        <w:rPr>
          <w:rFonts w:eastAsiaTheme="minorEastAsia"/>
          <w:lang w:val="en-US"/>
        </w:rPr>
        <w:tab/>
        <w:t>(2)</w:t>
      </w:r>
    </w:p>
    <w:p w14:paraId="5E51182E" w14:textId="3522D2FE" w:rsidR="004C1391" w:rsidRDefault="004C1391">
      <w:r>
        <w:rPr>
          <w:rFonts w:eastAsiaTheme="minorEastAsia"/>
          <w:lang w:val="en-US"/>
        </w:rPr>
        <w:t>where R</w:t>
      </w:r>
      <w:r>
        <w:rPr>
          <w:rFonts w:eastAsiaTheme="minorEastAsia"/>
          <w:vertAlign w:val="subscript"/>
          <w:lang w:val="en-US"/>
        </w:rPr>
        <w:t>i</w:t>
      </w:r>
      <w:r>
        <w:rPr>
          <w:rFonts w:eastAsiaTheme="minorEastAsia"/>
          <w:lang w:val="en-US"/>
        </w:rPr>
        <w:t xml:space="preserve"> [J/kgK] is the specific gas constant, </w:t>
      </w:r>
      <w:r>
        <w:rPr>
          <w:rFonts w:ascii="Calibri" w:eastAsiaTheme="minorEastAsia" w:hAnsi="Calibri" w:cs="Calibri"/>
          <w:lang w:val="en-US"/>
        </w:rPr>
        <w:t>γ</w:t>
      </w:r>
      <w:r>
        <w:rPr>
          <w:rFonts w:eastAsiaTheme="minorEastAsia"/>
          <w:lang w:val="en-US"/>
        </w:rPr>
        <w:t xml:space="preserve"> is the ratio of specific heat capacities, </w:t>
      </w:r>
      <w:r>
        <w:rPr>
          <w:rFonts w:eastAsiaTheme="minorEastAsia"/>
          <w:i/>
          <w:iCs/>
          <w:lang w:val="en-US"/>
        </w:rPr>
        <w:t>T</w:t>
      </w:r>
      <w:r w:rsidR="006A5039">
        <w:rPr>
          <w:rFonts w:eastAsiaTheme="minorEastAsia"/>
          <w:i/>
          <w:iCs/>
          <w:vertAlign w:val="subscript"/>
          <w:lang w:val="en-US"/>
        </w:rPr>
        <w:t>out,</w:t>
      </w:r>
      <w:r>
        <w:rPr>
          <w:rFonts w:eastAsiaTheme="minorEastAsia"/>
          <w:i/>
          <w:iCs/>
          <w:vertAlign w:val="subscript"/>
          <w:lang w:val="en-US"/>
        </w:rPr>
        <w:t>s</w:t>
      </w:r>
      <w:r>
        <w:t xml:space="preserve"> [K] is the isentropic compressor outlet temperature, and </w:t>
      </w:r>
      <w:r>
        <w:rPr>
          <w:rFonts w:eastAsiaTheme="minorEastAsia"/>
          <w:i/>
          <w:iCs/>
          <w:lang w:val="en-US"/>
        </w:rPr>
        <w:t>T</w:t>
      </w:r>
      <w:r w:rsidR="006A5039">
        <w:rPr>
          <w:rFonts w:eastAsiaTheme="minorEastAsia"/>
          <w:i/>
          <w:iCs/>
          <w:vertAlign w:val="subscript"/>
          <w:lang w:val="en-US"/>
        </w:rPr>
        <w:t>in</w:t>
      </w:r>
      <w:r>
        <w:t xml:space="preserve"> [K]</w:t>
      </w:r>
      <w:r>
        <w:t xml:space="preserve"> is the compressor inlet temperature. The specific gas constant is:</w:t>
      </w:r>
    </w:p>
    <w:p w14:paraId="4F9E29E9" w14:textId="77777777" w:rsidR="004C1391" w:rsidRDefault="004C1391">
      <w:pPr>
        <w:rPr>
          <w:rFonts w:eastAsiaTheme="minorEastAsia"/>
        </w:rPr>
      </w:pPr>
      <w:r>
        <w:tab/>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i</m:t>
                </m:r>
              </m:sub>
            </m:sSub>
          </m:num>
          <m:den>
            <m:r>
              <w:rPr>
                <w:rFonts w:ascii="Cambria Math" w:hAnsi="Cambria Math"/>
              </w:rPr>
              <m:t>M</m:t>
            </m:r>
          </m:den>
        </m:f>
      </m:oMath>
      <w:r>
        <w:rPr>
          <w:rFonts w:eastAsiaTheme="minorEastAsia"/>
        </w:rPr>
        <w:t>,</w:t>
      </w:r>
      <w:r>
        <w:rPr>
          <w:rFonts w:eastAsiaTheme="minorEastAsia"/>
        </w:rPr>
        <w:tab/>
      </w:r>
      <w:r>
        <w:rPr>
          <w:rFonts w:eastAsiaTheme="minorEastAsia"/>
        </w:rPr>
        <w:tab/>
      </w:r>
      <w:r>
        <w:rPr>
          <w:rFonts w:eastAsiaTheme="minorEastAsia"/>
        </w:rPr>
        <w:tab/>
      </w:r>
      <w:r>
        <w:rPr>
          <w:rFonts w:eastAsiaTheme="minorEastAsia"/>
        </w:rPr>
        <w:tab/>
        <w:t>(3)</w:t>
      </w:r>
    </w:p>
    <w:p w14:paraId="580CF569" w14:textId="46290EFA" w:rsidR="004C1391" w:rsidRDefault="004C1391">
      <w:pPr>
        <w:rPr>
          <w:rFonts w:eastAsiaTheme="minorEastAsia"/>
        </w:rPr>
      </w:pPr>
      <w:r>
        <w:rPr>
          <w:rFonts w:eastAsiaTheme="minorEastAsia"/>
        </w:rPr>
        <w:t xml:space="preserve">where </w:t>
      </w:r>
      <w:r>
        <w:rPr>
          <w:rFonts w:eastAsiaTheme="minorEastAsia"/>
          <w:i/>
          <w:iCs/>
        </w:rPr>
        <w:t>R</w:t>
      </w:r>
      <w:r>
        <w:rPr>
          <w:rFonts w:eastAsiaTheme="minorEastAsia"/>
          <w:vertAlign w:val="subscript"/>
        </w:rPr>
        <w:t>u</w:t>
      </w:r>
      <w:r>
        <w:rPr>
          <w:rFonts w:eastAsiaTheme="minorEastAsia"/>
        </w:rPr>
        <w:t xml:space="preserve"> [J/molK] is the universal gas constant and </w:t>
      </w:r>
      <w:r>
        <w:rPr>
          <w:rFonts w:eastAsiaTheme="minorEastAsia"/>
          <w:i/>
          <w:iCs/>
        </w:rPr>
        <w:t>M</w:t>
      </w:r>
      <w:r>
        <w:rPr>
          <w:rFonts w:eastAsiaTheme="minorEastAsia"/>
        </w:rPr>
        <w:t xml:space="preserve"> [kg/mol] is the molar mass of the working fluid. Furthermore, for an ideal gas, the isentropic outlet temperature is: </w:t>
      </w:r>
      <w:r>
        <w:rPr>
          <w:rFonts w:eastAsiaTheme="minorEastAsia"/>
        </w:rPr>
        <w:tab/>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out,</m:t>
            </m:r>
            <m:r>
              <w:rPr>
                <w:rFonts w:ascii="Cambria Math" w:eastAsiaTheme="minorEastAsia" w:hAnsi="Cambria Math"/>
                <w:lang w:val="en-US"/>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m:t>
            </m:r>
          </m:sub>
        </m:sSub>
        <m:sSup>
          <m:sSupPr>
            <m:ctrlPr>
              <w:rPr>
                <w:rFonts w:ascii="Cambria Math" w:eastAsiaTheme="minorEastAsia" w:hAnsi="Cambria Math"/>
                <w:iCs/>
              </w:rPr>
            </m:ctrlPr>
          </m:sSupPr>
          <m:e>
            <m:r>
              <m:rPr>
                <m:sty m:val="p"/>
              </m:rPr>
              <w:rPr>
                <w:rFonts w:ascii="Cambria Math" w:eastAsiaTheme="minorEastAsia" w:hAnsi="Cambria Math"/>
              </w:rPr>
              <m:t>(PR)</m:t>
            </m:r>
          </m:e>
          <m:sup>
            <m:f>
              <m:fPr>
                <m:type m:val="skw"/>
                <m:ctrlPr>
                  <w:rPr>
                    <w:rFonts w:ascii="Cambria Math" w:eastAsiaTheme="minorEastAsia" w:hAnsi="Cambria Math"/>
                    <w:i/>
                    <w:iCs/>
                  </w:rPr>
                </m:ctrlPr>
              </m:fPr>
              <m:num>
                <m:r>
                  <w:rPr>
                    <w:rFonts w:ascii="Cambria Math" w:eastAsiaTheme="minorEastAsia" w:hAnsi="Cambria Math"/>
                  </w:rPr>
                  <m:t>γ-1</m:t>
                </m:r>
              </m:num>
              <m:den>
                <m:r>
                  <w:rPr>
                    <w:rFonts w:ascii="Cambria Math" w:eastAsiaTheme="minorEastAsia" w:hAnsi="Cambria Math"/>
                  </w:rPr>
                  <m:t>γ</m:t>
                </m:r>
              </m:den>
            </m:f>
          </m:sup>
        </m:sSup>
      </m:oMath>
      <w:r>
        <w:rPr>
          <w:rFonts w:eastAsiaTheme="minorEastAsia"/>
          <w:iCs/>
        </w:rPr>
        <w:t>,</w:t>
      </w:r>
      <w:r>
        <w:rPr>
          <w:rFonts w:eastAsiaTheme="minorEastAsia"/>
        </w:rPr>
        <w:tab/>
      </w:r>
      <w:r>
        <w:rPr>
          <w:rFonts w:eastAsiaTheme="minorEastAsia"/>
        </w:rPr>
        <w:tab/>
      </w:r>
      <w:r>
        <w:rPr>
          <w:rFonts w:eastAsiaTheme="minorEastAsia"/>
        </w:rPr>
        <w:tab/>
        <w:t>(4)</w:t>
      </w:r>
    </w:p>
    <w:p w14:paraId="78391363" w14:textId="05BE50D1" w:rsidR="0089013C" w:rsidRDefault="004C1391">
      <w:pPr>
        <w:rPr>
          <w:rFonts w:eastAsiaTheme="minorEastAsia"/>
        </w:rPr>
      </w:pPr>
      <w:r>
        <w:rPr>
          <w:rFonts w:eastAsiaTheme="minorEastAsia"/>
        </w:rPr>
        <w:t xml:space="preserve">where PR is the compressor pressure ratio. </w:t>
      </w:r>
      <w:r w:rsidR="0089013C">
        <w:rPr>
          <w:rFonts w:eastAsiaTheme="minorEastAsia"/>
        </w:rPr>
        <w:t>Additionally, the inlet volume flow is:</w:t>
      </w:r>
    </w:p>
    <w:p w14:paraId="59EB2A2F" w14:textId="202B352F" w:rsidR="006A5039" w:rsidRDefault="0089013C" w:rsidP="006A5039">
      <w:pPr>
        <w:tabs>
          <w:tab w:val="left" w:pos="1304"/>
          <w:tab w:val="left" w:pos="3450"/>
        </w:tabs>
        <w:rPr>
          <w:rFonts w:eastAsiaTheme="minorEastAsia"/>
          <w:lang w:val="en-US"/>
        </w:rPr>
      </w:pPr>
      <w:r>
        <w:rPr>
          <w:rFonts w:eastAsiaTheme="minorEastAsia"/>
        </w:rPr>
        <w:tab/>
      </w:r>
      <m:oMath>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lang w:val="en-US"/>
              </w:rPr>
              <m:t>v,in</m:t>
            </m:r>
          </m:sub>
        </m:sSub>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m</m:t>
                </m:r>
              </m:sub>
            </m:sSub>
          </m:num>
          <m:den>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in</m:t>
                </m:r>
              </m:sub>
            </m:sSub>
          </m:den>
        </m:f>
      </m:oMath>
      <w:r w:rsidR="006A5039">
        <w:rPr>
          <w:rFonts w:eastAsiaTheme="minorEastAsia"/>
          <w:lang w:val="en-US"/>
        </w:rPr>
        <w:t>,</w:t>
      </w:r>
      <w:r w:rsidR="006A5039">
        <w:rPr>
          <w:rFonts w:eastAsiaTheme="minorEastAsia"/>
          <w:lang w:val="en-US"/>
        </w:rPr>
        <w:tab/>
      </w:r>
      <w:r w:rsidR="006A5039">
        <w:rPr>
          <w:rFonts w:eastAsiaTheme="minorEastAsia"/>
          <w:lang w:val="en-US"/>
        </w:rPr>
        <w:tab/>
      </w:r>
      <w:r w:rsidR="006A5039">
        <w:rPr>
          <w:rFonts w:eastAsiaTheme="minorEastAsia"/>
          <w:lang w:val="en-US"/>
        </w:rPr>
        <w:tab/>
      </w:r>
      <w:r w:rsidR="006A5039">
        <w:rPr>
          <w:rFonts w:eastAsiaTheme="minorEastAsia"/>
          <w:lang w:val="en-US"/>
        </w:rPr>
        <w:tab/>
        <w:t>(5)</w:t>
      </w:r>
    </w:p>
    <w:p w14:paraId="14897F23" w14:textId="77777777" w:rsidR="006A5039" w:rsidRDefault="006A5039" w:rsidP="006A5039">
      <w:pPr>
        <w:tabs>
          <w:tab w:val="left" w:pos="1304"/>
          <w:tab w:val="left" w:pos="3450"/>
        </w:tabs>
        <w:rPr>
          <w:rFonts w:eastAsiaTheme="minorEastAsia"/>
          <w:lang w:val="en-US"/>
        </w:rPr>
      </w:pPr>
    </w:p>
    <w:p w14:paraId="626B0AD9" w14:textId="621E57C4" w:rsidR="0089013C" w:rsidRDefault="006A5039" w:rsidP="006A5039">
      <w:pPr>
        <w:tabs>
          <w:tab w:val="left" w:pos="1304"/>
          <w:tab w:val="left" w:pos="3450"/>
        </w:tabs>
        <w:rPr>
          <w:rFonts w:eastAsiaTheme="minorEastAsia"/>
        </w:rPr>
      </w:pPr>
      <w:r>
        <w:rPr>
          <w:rFonts w:eastAsiaTheme="minorEastAsia"/>
          <w:lang w:val="en-US"/>
        </w:rPr>
        <w:t xml:space="preserve">where </w:t>
      </w:r>
      <w:r>
        <w:rPr>
          <w:rFonts w:eastAsiaTheme="minorEastAsia"/>
          <w:i/>
          <w:iCs/>
          <w:lang w:val="en-US"/>
        </w:rPr>
        <w:t>q</w:t>
      </w:r>
      <w:r>
        <w:rPr>
          <w:rFonts w:eastAsiaTheme="minorEastAsia"/>
          <w:i/>
          <w:iCs/>
          <w:vertAlign w:val="subscript"/>
          <w:lang w:val="en-US"/>
        </w:rPr>
        <w:t>m</w:t>
      </w:r>
      <w:r>
        <w:rPr>
          <w:rFonts w:eastAsiaTheme="minorEastAsia"/>
          <w:i/>
          <w:iCs/>
          <w:lang w:val="en-US"/>
        </w:rPr>
        <w:t xml:space="preserve"> </w:t>
      </w:r>
      <w:r>
        <w:rPr>
          <w:rFonts w:eastAsiaTheme="minorEastAsia"/>
          <w:lang w:val="en-US"/>
        </w:rPr>
        <w:t xml:space="preserve">[kg/s] is the desired mass flow and </w:t>
      </w:r>
      <w:r w:rsidRPr="006A5039">
        <w:rPr>
          <w:rFonts w:eastAsiaTheme="minorEastAsia"/>
          <w:i/>
          <w:iCs/>
          <w:lang w:val="en-US"/>
        </w:rPr>
        <w:t>ρ</w:t>
      </w:r>
      <w:r>
        <w:rPr>
          <w:rFonts w:eastAsiaTheme="minorEastAsia"/>
          <w:i/>
          <w:iCs/>
          <w:vertAlign w:val="subscript"/>
          <w:lang w:val="en-US"/>
        </w:rPr>
        <w:t>in</w:t>
      </w:r>
      <w:r>
        <w:rPr>
          <w:rFonts w:eastAsiaTheme="minorEastAsia"/>
          <w:lang w:val="en-US"/>
        </w:rPr>
        <w:t xml:space="preserve"> [kg/</w:t>
      </w:r>
      <w:r w:rsidRPr="006A5039">
        <w:rPr>
          <w:rFonts w:eastAsiaTheme="minorEastAsia"/>
          <w:lang w:val="en-US"/>
        </w:rPr>
        <w:t>m</w:t>
      </w:r>
      <w:r w:rsidRPr="006A5039">
        <w:rPr>
          <w:rFonts w:eastAsiaTheme="minorEastAsia"/>
          <w:vertAlign w:val="superscript"/>
          <w:lang w:val="en-US"/>
        </w:rPr>
        <w:t>3</w:t>
      </w:r>
      <w:r>
        <w:rPr>
          <w:rFonts w:eastAsiaTheme="minorEastAsia"/>
          <w:lang w:val="en-US"/>
        </w:rPr>
        <w:t>] is the inlet density of the working fluid. For a</w:t>
      </w:r>
      <w:r w:rsidR="0089013C">
        <w:rPr>
          <w:rFonts w:eastAsiaTheme="minorEastAsia"/>
        </w:rPr>
        <w:t xml:space="preserve"> perfect gas</w:t>
      </w:r>
      <w:r>
        <w:rPr>
          <w:rFonts w:eastAsiaTheme="minorEastAsia"/>
        </w:rPr>
        <w:t>, the density</w:t>
      </w:r>
      <w:r w:rsidR="0089013C">
        <w:rPr>
          <w:rFonts w:eastAsiaTheme="minorEastAsia"/>
        </w:rPr>
        <w:t xml:space="preserve"> can be obtained from the ideal gas equation of state:</w:t>
      </w:r>
    </w:p>
    <w:p w14:paraId="1894C867" w14:textId="48D631DD" w:rsidR="006A5039" w:rsidRDefault="006A5039" w:rsidP="006A5039">
      <w:pPr>
        <w:tabs>
          <w:tab w:val="left" w:pos="1304"/>
          <w:tab w:val="left" w:pos="3450"/>
        </w:tabs>
        <w:rPr>
          <w:rFonts w:eastAsiaTheme="minorEastAsia"/>
        </w:rPr>
      </w:pPr>
      <w:r>
        <w:rPr>
          <w:rFonts w:eastAsiaTheme="minorEastAsia"/>
        </w:rPr>
        <w:tab/>
      </w:r>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in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in</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m:t>
                </m:r>
              </m:sub>
            </m:sSub>
          </m:den>
        </m:f>
      </m:oMath>
      <w:r>
        <w:rPr>
          <w:rFonts w:eastAsiaTheme="minorEastAsia"/>
        </w:rPr>
        <w:t>,</w:t>
      </w:r>
      <w:r>
        <w:rPr>
          <w:rFonts w:eastAsiaTheme="minorEastAsia"/>
        </w:rPr>
        <w:tab/>
      </w:r>
      <w:r>
        <w:rPr>
          <w:rFonts w:eastAsiaTheme="minorEastAsia"/>
        </w:rPr>
        <w:tab/>
      </w:r>
      <w:r>
        <w:rPr>
          <w:rFonts w:eastAsiaTheme="minorEastAsia"/>
        </w:rPr>
        <w:tab/>
      </w:r>
      <w:r>
        <w:rPr>
          <w:rFonts w:eastAsiaTheme="minorEastAsia"/>
        </w:rPr>
        <w:tab/>
        <w:t>(6)</w:t>
      </w:r>
    </w:p>
    <w:p w14:paraId="4A6CC814" w14:textId="4080287B" w:rsidR="004C1391" w:rsidRPr="004C1391" w:rsidRDefault="006A5039" w:rsidP="006A5039">
      <w:pPr>
        <w:tabs>
          <w:tab w:val="left" w:pos="1304"/>
          <w:tab w:val="left" w:pos="3450"/>
        </w:tabs>
      </w:pPr>
      <w:r>
        <w:rPr>
          <w:rFonts w:eastAsiaTheme="minorEastAsia"/>
        </w:rPr>
        <w:t xml:space="preserve">where </w:t>
      </w:r>
      <w:r>
        <w:rPr>
          <w:rFonts w:eastAsiaTheme="minorEastAsia"/>
          <w:i/>
          <w:iCs/>
        </w:rPr>
        <w:t>p</w:t>
      </w:r>
      <w:r>
        <w:rPr>
          <w:rFonts w:eastAsiaTheme="minorEastAsia"/>
          <w:i/>
          <w:iCs/>
          <w:vertAlign w:val="subscript"/>
        </w:rPr>
        <w:t>in</w:t>
      </w:r>
      <w:r>
        <w:rPr>
          <w:rFonts w:eastAsiaTheme="minorEastAsia"/>
          <w:vertAlign w:val="subscript"/>
        </w:rPr>
        <w:t xml:space="preserve"> </w:t>
      </w:r>
      <w:r>
        <w:rPr>
          <w:rFonts w:eastAsiaTheme="minorEastAsia"/>
        </w:rPr>
        <w:t xml:space="preserve">s the compressor inlet pressure. </w:t>
      </w:r>
      <w:r w:rsidR="004C1391">
        <w:rPr>
          <w:rFonts w:eastAsiaTheme="minorEastAsia"/>
        </w:rPr>
        <w:t>For non-ideal working fluid</w:t>
      </w:r>
      <w:r w:rsidR="0089013C">
        <w:rPr>
          <w:rFonts w:eastAsiaTheme="minorEastAsia"/>
        </w:rPr>
        <w:t>s</w:t>
      </w:r>
      <w:r>
        <w:rPr>
          <w:rFonts w:eastAsiaTheme="minorEastAsia"/>
        </w:rPr>
        <w:t>,</w:t>
      </w:r>
      <w:r w:rsidR="0089013C">
        <w:rPr>
          <w:rFonts w:eastAsiaTheme="minorEastAsia"/>
        </w:rPr>
        <w:t xml:space="preserve"> the </w:t>
      </w:r>
      <w:r>
        <w:rPr>
          <w:rFonts w:eastAsiaTheme="minorEastAsia"/>
        </w:rPr>
        <w:t>thermodynamic fluid properties must be obtained with thermodynamic libraries, such as CoolProp or Refprop.</w:t>
      </w:r>
    </w:p>
    <w:p w14:paraId="3F628D84" w14:textId="77777777" w:rsidR="004C1391" w:rsidRDefault="004C1391"/>
    <w:p w14:paraId="46093FD1" w14:textId="75FC41E1" w:rsidR="00143C66" w:rsidRDefault="00463F16">
      <w:commentRangeStart w:id="5"/>
      <w:commentRangeStart w:id="6"/>
      <w:r>
        <w:t>For each specific machine type</w:t>
      </w:r>
      <w:r w:rsidR="005324F2">
        <w:t xml:space="preserve">, there is a certain specific speed range, which leads to </w:t>
      </w:r>
      <w:r w:rsidR="00525D87">
        <w:t xml:space="preserve">a </w:t>
      </w:r>
      <w:r w:rsidR="005324F2">
        <w:t>good isentropic efficiency</w:t>
      </w:r>
      <w:r w:rsidR="00525D87">
        <w:t>. F</w:t>
      </w:r>
      <w:r w:rsidR="005324F2">
        <w:t>or example</w:t>
      </w:r>
      <w:r w:rsidR="00E66646">
        <w:t>,</w:t>
      </w:r>
      <w:r w:rsidR="005324F2">
        <w:t xml:space="preserve"> for centrifugal compressors the good range is between 0.6 and 0.</w:t>
      </w:r>
      <w:r w:rsidR="00525D87">
        <w:t>9</w:t>
      </w:r>
      <w:r w:rsidR="005324F2">
        <w:t xml:space="preserve"> (Rodgers, 1980)</w:t>
      </w:r>
      <w:commentRangeEnd w:id="5"/>
      <w:r w:rsidR="005324F2">
        <w:rPr>
          <w:rStyle w:val="CommentReference"/>
          <w:sz w:val="24"/>
          <w:szCs w:val="24"/>
        </w:rPr>
        <w:commentReference w:id="5"/>
      </w:r>
      <w:commentRangeEnd w:id="6"/>
      <w:r w:rsidR="007D6A5D">
        <w:rPr>
          <w:rStyle w:val="CommentReference"/>
          <w:sz w:val="24"/>
          <w:szCs w:val="24"/>
        </w:rPr>
        <w:commentReference w:id="6"/>
      </w:r>
      <w:r w:rsidR="005324F2">
        <w:t>. Once the designer has chosen the design specific speed</w:t>
      </w:r>
      <w:r w:rsidR="00525D87">
        <w:t>,</w:t>
      </w:r>
      <w:r w:rsidR="00644275">
        <w:t xml:space="preserve"> the </w:t>
      </w:r>
      <w:r w:rsidR="00525D87">
        <w:t xml:space="preserve">corresponding </w:t>
      </w:r>
      <w:r w:rsidR="00644275">
        <w:t>rotational speed can be solved</w:t>
      </w:r>
      <w:r w:rsidR="00F41FF9">
        <w:t>. It should be noted that the specific speed ranges are not absolute, rather they are semi-empirical</w:t>
      </w:r>
      <w:r w:rsidR="00BC59DF">
        <w:t xml:space="preserve"> general guidelines. In some </w:t>
      </w:r>
      <w:r w:rsidR="00525D87">
        <w:t>cases,</w:t>
      </w:r>
      <w:r w:rsidR="00BC59DF">
        <w:t xml:space="preserve"> it may be viable to design the machine at sub-optimal specific speed sacrificing some of the efficiency.</w:t>
      </w:r>
      <w:r w:rsidR="009E4598">
        <w:t xml:space="preserve"> The use of the specific speed to assess the desired compressor rotational speed is exemplified in Table 1, where the rotational speed for two compressors – one for air and one for hydrogen is estimated. Both fluids are considered perfect, both have the same inlet pressure and temperature, 1 bar and 15°C, the same mass flow, 3 kg/s, and the same pressure ratio of 3.</w:t>
      </w:r>
    </w:p>
    <w:p w14:paraId="47F7F7F4" w14:textId="77777777" w:rsidR="009E4598" w:rsidRDefault="009E4598"/>
    <w:p w14:paraId="2E114EE6" w14:textId="7C90A683" w:rsidR="009E4598" w:rsidRDefault="009E4598">
      <w:r>
        <w:t>Table 1. Desired compressor rotational speeds. Both compressors have the same inlet conditions: pressure 1 bar, temperature 15°C, and mass flow 3 kg/s, and the pressure ratio for both is 3.</w:t>
      </w:r>
    </w:p>
    <w:tbl>
      <w:tblPr>
        <w:tblW w:w="9498" w:type="dxa"/>
        <w:tblCellMar>
          <w:left w:w="70" w:type="dxa"/>
          <w:right w:w="70" w:type="dxa"/>
        </w:tblCellMar>
        <w:tblLook w:val="04A0" w:firstRow="1" w:lastRow="0" w:firstColumn="1" w:lastColumn="0" w:noHBand="0" w:noVBand="1"/>
      </w:tblPr>
      <w:tblGrid>
        <w:gridCol w:w="1240"/>
        <w:gridCol w:w="983"/>
        <w:gridCol w:w="532"/>
        <w:gridCol w:w="800"/>
        <w:gridCol w:w="880"/>
        <w:gridCol w:w="960"/>
        <w:gridCol w:w="559"/>
        <w:gridCol w:w="992"/>
        <w:gridCol w:w="867"/>
        <w:gridCol w:w="921"/>
        <w:gridCol w:w="764"/>
      </w:tblGrid>
      <w:tr w:rsidR="004A6531" w:rsidRPr="009E4598" w14:paraId="0C8E264C" w14:textId="77777777" w:rsidTr="004A6531">
        <w:trPr>
          <w:trHeight w:val="300"/>
        </w:trPr>
        <w:tc>
          <w:tcPr>
            <w:tcW w:w="1240" w:type="dxa"/>
            <w:tcBorders>
              <w:top w:val="nil"/>
              <w:left w:val="nil"/>
              <w:bottom w:val="nil"/>
              <w:right w:val="nil"/>
            </w:tcBorders>
            <w:shd w:val="clear" w:color="auto" w:fill="auto"/>
            <w:noWrap/>
            <w:vAlign w:val="bottom"/>
            <w:hideMark/>
          </w:tcPr>
          <w:p w14:paraId="0BA3871F" w14:textId="77777777" w:rsidR="009E4598" w:rsidRPr="009E4598" w:rsidRDefault="009E4598" w:rsidP="009E4598">
            <w:pPr>
              <w:spacing w:after="0" w:line="240" w:lineRule="auto"/>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Machine</w:t>
            </w:r>
          </w:p>
        </w:tc>
        <w:tc>
          <w:tcPr>
            <w:tcW w:w="983" w:type="dxa"/>
            <w:tcBorders>
              <w:top w:val="nil"/>
              <w:left w:val="nil"/>
              <w:bottom w:val="nil"/>
              <w:right w:val="single" w:sz="4" w:space="0" w:color="auto"/>
            </w:tcBorders>
            <w:shd w:val="clear" w:color="auto" w:fill="auto"/>
            <w:noWrap/>
            <w:vAlign w:val="bottom"/>
            <w:hideMark/>
          </w:tcPr>
          <w:p w14:paraId="1B83725A" w14:textId="77777777" w:rsidR="009E4598" w:rsidRPr="009E4598" w:rsidRDefault="009E4598" w:rsidP="009E4598">
            <w:pPr>
              <w:spacing w:after="0" w:line="240" w:lineRule="auto"/>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Fluid</w:t>
            </w:r>
          </w:p>
        </w:tc>
        <w:tc>
          <w:tcPr>
            <w:tcW w:w="532" w:type="dxa"/>
            <w:tcBorders>
              <w:top w:val="nil"/>
              <w:left w:val="nil"/>
              <w:bottom w:val="nil"/>
              <w:right w:val="nil"/>
            </w:tcBorders>
            <w:shd w:val="clear" w:color="auto" w:fill="auto"/>
            <w:noWrap/>
            <w:vAlign w:val="bottom"/>
            <w:hideMark/>
          </w:tcPr>
          <w:p w14:paraId="1CC6A21E" w14:textId="77777777" w:rsidR="009E4598" w:rsidRPr="009E4598" w:rsidRDefault="009E4598" w:rsidP="009E4598">
            <w:pPr>
              <w:spacing w:after="0" w:line="240" w:lineRule="auto"/>
              <w:jc w:val="center"/>
              <w:rPr>
                <w:rFonts w:ascii="Aptos Narrow" w:eastAsia="Times New Roman" w:hAnsi="Aptos Narrow" w:cs="Times New Roman"/>
                <w:i/>
                <w:iCs/>
                <w:color w:val="000000"/>
                <w:kern w:val="0"/>
                <w:sz w:val="22"/>
                <w:szCs w:val="22"/>
                <w:lang w:val="fi-FI" w:eastAsia="fi-FI"/>
                <w14:ligatures w14:val="none"/>
              </w:rPr>
            </w:pPr>
            <w:r w:rsidRPr="009E4598">
              <w:rPr>
                <w:rFonts w:ascii="Aptos Narrow" w:eastAsia="Times New Roman" w:hAnsi="Aptos Narrow" w:cs="Times New Roman"/>
                <w:i/>
                <w:iCs/>
                <w:color w:val="000000"/>
                <w:kern w:val="0"/>
                <w:sz w:val="22"/>
                <w:szCs w:val="22"/>
                <w:lang w:val="fi-FI" w:eastAsia="fi-FI"/>
                <w14:ligatures w14:val="none"/>
              </w:rPr>
              <w:t>Ns</w:t>
            </w:r>
          </w:p>
        </w:tc>
        <w:tc>
          <w:tcPr>
            <w:tcW w:w="800" w:type="dxa"/>
            <w:tcBorders>
              <w:top w:val="nil"/>
              <w:left w:val="nil"/>
              <w:bottom w:val="nil"/>
              <w:right w:val="nil"/>
            </w:tcBorders>
            <w:shd w:val="clear" w:color="auto" w:fill="auto"/>
            <w:noWrap/>
            <w:vAlign w:val="bottom"/>
            <w:hideMark/>
          </w:tcPr>
          <w:p w14:paraId="0B460DF4" w14:textId="77777777" w:rsidR="009E4598" w:rsidRPr="009E4598" w:rsidRDefault="009E4598" w:rsidP="009E4598">
            <w:pPr>
              <w:spacing w:after="0" w:line="240" w:lineRule="auto"/>
              <w:jc w:val="center"/>
              <w:rPr>
                <w:rFonts w:ascii="Aptos Narrow" w:eastAsia="Times New Roman" w:hAnsi="Aptos Narrow" w:cs="Times New Roman"/>
                <w:i/>
                <w:iCs/>
                <w:color w:val="000000"/>
                <w:kern w:val="0"/>
                <w:sz w:val="22"/>
                <w:szCs w:val="22"/>
                <w:lang w:val="fi-FI" w:eastAsia="fi-FI"/>
                <w14:ligatures w14:val="none"/>
              </w:rPr>
            </w:pPr>
            <w:r w:rsidRPr="009E4598">
              <w:rPr>
                <w:rFonts w:ascii="Aptos Narrow" w:eastAsia="Times New Roman" w:hAnsi="Aptos Narrow" w:cs="Times New Roman"/>
                <w:i/>
                <w:iCs/>
                <w:color w:val="000000"/>
                <w:kern w:val="0"/>
                <w:sz w:val="22"/>
                <w:szCs w:val="22"/>
                <w:lang w:val="fi-FI" w:eastAsia="fi-FI"/>
                <w14:ligatures w14:val="none"/>
              </w:rPr>
              <w:t>p</w:t>
            </w:r>
            <w:r w:rsidRPr="009E4598">
              <w:rPr>
                <w:rFonts w:ascii="Aptos Narrow" w:eastAsia="Times New Roman" w:hAnsi="Aptos Narrow" w:cs="Times New Roman"/>
                <w:i/>
                <w:iCs/>
                <w:color w:val="000000"/>
                <w:kern w:val="0"/>
                <w:sz w:val="22"/>
                <w:szCs w:val="22"/>
                <w:vertAlign w:val="subscript"/>
                <w:lang w:val="fi-FI" w:eastAsia="fi-FI"/>
                <w14:ligatures w14:val="none"/>
              </w:rPr>
              <w:t>in</w:t>
            </w:r>
          </w:p>
        </w:tc>
        <w:tc>
          <w:tcPr>
            <w:tcW w:w="880" w:type="dxa"/>
            <w:tcBorders>
              <w:top w:val="nil"/>
              <w:left w:val="nil"/>
              <w:bottom w:val="nil"/>
              <w:right w:val="nil"/>
            </w:tcBorders>
            <w:shd w:val="clear" w:color="auto" w:fill="auto"/>
            <w:noWrap/>
            <w:vAlign w:val="bottom"/>
            <w:hideMark/>
          </w:tcPr>
          <w:p w14:paraId="1991EDD5" w14:textId="77777777" w:rsidR="009E4598" w:rsidRPr="009E4598" w:rsidRDefault="009E4598" w:rsidP="009E4598">
            <w:pPr>
              <w:spacing w:after="0" w:line="240" w:lineRule="auto"/>
              <w:jc w:val="center"/>
              <w:rPr>
                <w:rFonts w:ascii="Aptos Narrow" w:eastAsia="Times New Roman" w:hAnsi="Aptos Narrow" w:cs="Times New Roman"/>
                <w:i/>
                <w:iCs/>
                <w:color w:val="000000"/>
                <w:kern w:val="0"/>
                <w:sz w:val="22"/>
                <w:szCs w:val="22"/>
                <w:lang w:val="fi-FI" w:eastAsia="fi-FI"/>
                <w14:ligatures w14:val="none"/>
              </w:rPr>
            </w:pPr>
            <w:r w:rsidRPr="009E4598">
              <w:rPr>
                <w:rFonts w:ascii="Aptos Narrow" w:eastAsia="Times New Roman" w:hAnsi="Aptos Narrow" w:cs="Times New Roman"/>
                <w:i/>
                <w:iCs/>
                <w:color w:val="000000"/>
                <w:kern w:val="0"/>
                <w:sz w:val="22"/>
                <w:szCs w:val="22"/>
                <w:lang w:val="fi-FI" w:eastAsia="fi-FI"/>
                <w14:ligatures w14:val="none"/>
              </w:rPr>
              <w:t>M</w:t>
            </w:r>
          </w:p>
        </w:tc>
        <w:tc>
          <w:tcPr>
            <w:tcW w:w="960" w:type="dxa"/>
            <w:tcBorders>
              <w:top w:val="nil"/>
              <w:left w:val="nil"/>
              <w:bottom w:val="nil"/>
              <w:right w:val="nil"/>
            </w:tcBorders>
            <w:shd w:val="clear" w:color="auto" w:fill="auto"/>
            <w:noWrap/>
            <w:vAlign w:val="bottom"/>
            <w:hideMark/>
          </w:tcPr>
          <w:p w14:paraId="0E5DD3F5" w14:textId="77777777" w:rsidR="009E4598" w:rsidRPr="009E4598" w:rsidRDefault="009E4598" w:rsidP="009E4598">
            <w:pPr>
              <w:spacing w:after="0" w:line="240" w:lineRule="auto"/>
              <w:jc w:val="center"/>
              <w:rPr>
                <w:rFonts w:ascii="Aptos Narrow" w:eastAsia="Times New Roman" w:hAnsi="Aptos Narrow" w:cs="Times New Roman"/>
                <w:i/>
                <w:iCs/>
                <w:color w:val="000000"/>
                <w:kern w:val="0"/>
                <w:sz w:val="22"/>
                <w:szCs w:val="22"/>
                <w:lang w:val="fi-FI" w:eastAsia="fi-FI"/>
                <w14:ligatures w14:val="none"/>
              </w:rPr>
            </w:pPr>
            <w:r w:rsidRPr="009E4598">
              <w:rPr>
                <w:rFonts w:ascii="Aptos Narrow" w:eastAsia="Times New Roman" w:hAnsi="Aptos Narrow" w:cs="Times New Roman"/>
                <w:i/>
                <w:iCs/>
                <w:color w:val="000000"/>
                <w:kern w:val="0"/>
                <w:sz w:val="22"/>
                <w:szCs w:val="22"/>
                <w:lang w:val="fi-FI" w:eastAsia="fi-FI"/>
                <w14:ligatures w14:val="none"/>
              </w:rPr>
              <w:t>R</w:t>
            </w:r>
            <w:r w:rsidRPr="009E4598">
              <w:rPr>
                <w:rFonts w:ascii="Aptos Narrow" w:eastAsia="Times New Roman" w:hAnsi="Aptos Narrow" w:cs="Times New Roman"/>
                <w:i/>
                <w:iCs/>
                <w:color w:val="000000"/>
                <w:kern w:val="0"/>
                <w:sz w:val="22"/>
                <w:szCs w:val="22"/>
                <w:vertAlign w:val="subscript"/>
                <w:lang w:val="fi-FI" w:eastAsia="fi-FI"/>
                <w14:ligatures w14:val="none"/>
              </w:rPr>
              <w:t>i</w:t>
            </w:r>
          </w:p>
        </w:tc>
        <w:tc>
          <w:tcPr>
            <w:tcW w:w="559" w:type="dxa"/>
            <w:tcBorders>
              <w:top w:val="nil"/>
              <w:left w:val="nil"/>
              <w:bottom w:val="nil"/>
              <w:right w:val="nil"/>
            </w:tcBorders>
            <w:shd w:val="clear" w:color="auto" w:fill="auto"/>
            <w:noWrap/>
            <w:vAlign w:val="bottom"/>
            <w:hideMark/>
          </w:tcPr>
          <w:p w14:paraId="40990DBC" w14:textId="4DEBF116" w:rsidR="009E4598" w:rsidRPr="009E4598" w:rsidRDefault="004A6531"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Pr>
                <w:rFonts w:ascii="Calibri" w:eastAsia="Times New Roman" w:hAnsi="Calibri" w:cs="Calibri"/>
                <w:color w:val="000000"/>
                <w:kern w:val="0"/>
                <w:sz w:val="22"/>
                <w:szCs w:val="22"/>
                <w:lang w:val="fi-FI" w:eastAsia="fi-FI"/>
                <w14:ligatures w14:val="none"/>
              </w:rPr>
              <w:t>γ</w:t>
            </w:r>
          </w:p>
        </w:tc>
        <w:tc>
          <w:tcPr>
            <w:tcW w:w="992" w:type="dxa"/>
            <w:tcBorders>
              <w:top w:val="nil"/>
              <w:left w:val="nil"/>
              <w:bottom w:val="nil"/>
              <w:right w:val="nil"/>
            </w:tcBorders>
            <w:shd w:val="clear" w:color="auto" w:fill="auto"/>
            <w:noWrap/>
            <w:vAlign w:val="bottom"/>
            <w:hideMark/>
          </w:tcPr>
          <w:p w14:paraId="4AB0B3D2" w14:textId="1DB234BE" w:rsidR="009E4598" w:rsidRPr="009E4598" w:rsidRDefault="004A6531"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Pr>
                <w:rFonts w:ascii="Aptos Narrow" w:eastAsia="Times New Roman" w:hAnsi="Aptos Narrow" w:cs="Times New Roman"/>
                <w:color w:val="000000"/>
                <w:kern w:val="0"/>
                <w:sz w:val="22"/>
                <w:szCs w:val="22"/>
                <w:lang w:val="fi-FI" w:eastAsia="fi-FI"/>
                <w14:ligatures w14:val="none"/>
              </w:rPr>
              <w:t>ρ</w:t>
            </w:r>
            <w:r w:rsidR="009E4598" w:rsidRPr="009E4598">
              <w:rPr>
                <w:rFonts w:ascii="Aptos Narrow" w:eastAsia="Times New Roman" w:hAnsi="Aptos Narrow" w:cs="Times New Roman"/>
                <w:i/>
                <w:iCs/>
                <w:color w:val="000000"/>
                <w:kern w:val="0"/>
                <w:sz w:val="22"/>
                <w:szCs w:val="22"/>
                <w:vertAlign w:val="subscript"/>
                <w:lang w:val="fi-FI" w:eastAsia="fi-FI"/>
                <w14:ligatures w14:val="none"/>
              </w:rPr>
              <w:t>in</w:t>
            </w:r>
          </w:p>
        </w:tc>
        <w:tc>
          <w:tcPr>
            <w:tcW w:w="867" w:type="dxa"/>
            <w:tcBorders>
              <w:top w:val="nil"/>
              <w:left w:val="nil"/>
              <w:bottom w:val="nil"/>
              <w:right w:val="nil"/>
            </w:tcBorders>
            <w:shd w:val="clear" w:color="auto" w:fill="auto"/>
            <w:noWrap/>
            <w:vAlign w:val="bottom"/>
            <w:hideMark/>
          </w:tcPr>
          <w:p w14:paraId="77EF66E9" w14:textId="44A967A1" w:rsidR="009E4598" w:rsidRPr="009E4598" w:rsidRDefault="009E4598" w:rsidP="009E4598">
            <w:pPr>
              <w:spacing w:after="0" w:line="240" w:lineRule="auto"/>
              <w:jc w:val="center"/>
              <w:rPr>
                <w:rFonts w:ascii="Aptos Narrow" w:eastAsia="Times New Roman" w:hAnsi="Aptos Narrow" w:cs="Times New Roman"/>
                <w:i/>
                <w:iCs/>
                <w:color w:val="000000"/>
                <w:kern w:val="0"/>
                <w:sz w:val="22"/>
                <w:szCs w:val="22"/>
                <w:lang w:val="fi-FI" w:eastAsia="fi-FI"/>
                <w14:ligatures w14:val="none"/>
              </w:rPr>
            </w:pPr>
            <w:r w:rsidRPr="009E4598">
              <w:rPr>
                <w:rFonts w:ascii="Aptos Narrow" w:eastAsia="Times New Roman" w:hAnsi="Aptos Narrow" w:cs="Times New Roman"/>
                <w:i/>
                <w:iCs/>
                <w:color w:val="000000"/>
                <w:kern w:val="0"/>
                <w:sz w:val="22"/>
                <w:szCs w:val="22"/>
                <w:lang w:val="fi-FI" w:eastAsia="fi-FI"/>
                <w14:ligatures w14:val="none"/>
              </w:rPr>
              <w:t>q</w:t>
            </w:r>
            <w:r w:rsidRPr="009E4598">
              <w:rPr>
                <w:rFonts w:ascii="Aptos Narrow" w:eastAsia="Times New Roman" w:hAnsi="Aptos Narrow" w:cs="Times New Roman"/>
                <w:i/>
                <w:iCs/>
                <w:color w:val="000000"/>
                <w:kern w:val="0"/>
                <w:sz w:val="22"/>
                <w:szCs w:val="22"/>
                <w:vertAlign w:val="subscript"/>
                <w:lang w:val="fi-FI" w:eastAsia="fi-FI"/>
                <w14:ligatures w14:val="none"/>
              </w:rPr>
              <w:t>v</w:t>
            </w:r>
            <w:r w:rsidR="004A6531" w:rsidRPr="004A6531">
              <w:rPr>
                <w:rFonts w:ascii="Aptos Narrow" w:eastAsia="Times New Roman" w:hAnsi="Aptos Narrow" w:cs="Times New Roman"/>
                <w:i/>
                <w:iCs/>
                <w:color w:val="000000"/>
                <w:kern w:val="0"/>
                <w:sz w:val="22"/>
                <w:szCs w:val="22"/>
                <w:vertAlign w:val="subscript"/>
                <w:lang w:val="fi-FI" w:eastAsia="fi-FI"/>
                <w14:ligatures w14:val="none"/>
              </w:rPr>
              <w:t>,</w:t>
            </w:r>
            <w:r w:rsidRPr="009E4598">
              <w:rPr>
                <w:rFonts w:ascii="Aptos Narrow" w:eastAsia="Times New Roman" w:hAnsi="Aptos Narrow" w:cs="Times New Roman"/>
                <w:i/>
                <w:iCs/>
                <w:color w:val="000000"/>
                <w:kern w:val="0"/>
                <w:sz w:val="22"/>
                <w:szCs w:val="22"/>
                <w:vertAlign w:val="subscript"/>
                <w:lang w:val="fi-FI" w:eastAsia="fi-FI"/>
                <w14:ligatures w14:val="none"/>
              </w:rPr>
              <w:t>in</w:t>
            </w:r>
          </w:p>
        </w:tc>
        <w:tc>
          <w:tcPr>
            <w:tcW w:w="921" w:type="dxa"/>
            <w:tcBorders>
              <w:top w:val="nil"/>
              <w:left w:val="nil"/>
              <w:bottom w:val="nil"/>
              <w:right w:val="nil"/>
            </w:tcBorders>
            <w:shd w:val="clear" w:color="auto" w:fill="auto"/>
            <w:noWrap/>
            <w:vAlign w:val="bottom"/>
            <w:hideMark/>
          </w:tcPr>
          <w:p w14:paraId="364C00DD" w14:textId="52374E09" w:rsidR="009E4598" w:rsidRPr="009E4598" w:rsidRDefault="00596F8C"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Pr>
                <w:rFonts w:ascii="Calibri" w:eastAsia="Times New Roman" w:hAnsi="Calibri" w:cs="Calibri"/>
                <w:color w:val="000000"/>
                <w:kern w:val="0"/>
                <w:sz w:val="22"/>
                <w:szCs w:val="22"/>
                <w:lang w:val="fi-FI" w:eastAsia="fi-FI"/>
                <w14:ligatures w14:val="none"/>
              </w:rPr>
              <w:t>Δ</w:t>
            </w:r>
            <w:r w:rsidRPr="00596F8C">
              <w:rPr>
                <w:rFonts w:ascii="Calibri" w:eastAsia="Times New Roman" w:hAnsi="Calibri" w:cs="Calibri"/>
                <w:i/>
                <w:iCs/>
                <w:color w:val="000000"/>
                <w:kern w:val="0"/>
                <w:sz w:val="22"/>
                <w:szCs w:val="22"/>
                <w:lang w:val="fi-FI" w:eastAsia="fi-FI"/>
                <w14:ligatures w14:val="none"/>
              </w:rPr>
              <w:t>h</w:t>
            </w:r>
            <w:r w:rsidR="009E4598" w:rsidRPr="009E4598">
              <w:rPr>
                <w:rFonts w:ascii="Aptos Narrow" w:eastAsia="Times New Roman" w:hAnsi="Aptos Narrow" w:cs="Times New Roman"/>
                <w:i/>
                <w:iCs/>
                <w:color w:val="000000"/>
                <w:kern w:val="0"/>
                <w:sz w:val="22"/>
                <w:szCs w:val="22"/>
                <w:vertAlign w:val="subscript"/>
                <w:lang w:val="fi-FI" w:eastAsia="fi-FI"/>
                <w14:ligatures w14:val="none"/>
              </w:rPr>
              <w:t>s</w:t>
            </w:r>
          </w:p>
        </w:tc>
        <w:tc>
          <w:tcPr>
            <w:tcW w:w="764" w:type="dxa"/>
            <w:tcBorders>
              <w:top w:val="nil"/>
              <w:left w:val="nil"/>
              <w:bottom w:val="nil"/>
              <w:right w:val="nil"/>
            </w:tcBorders>
            <w:shd w:val="clear" w:color="auto" w:fill="auto"/>
            <w:noWrap/>
            <w:vAlign w:val="bottom"/>
            <w:hideMark/>
          </w:tcPr>
          <w:p w14:paraId="1CCA00D1" w14:textId="77777777" w:rsidR="009E4598" w:rsidRPr="009E4598" w:rsidRDefault="009E4598" w:rsidP="009E4598">
            <w:pPr>
              <w:spacing w:after="0" w:line="240" w:lineRule="auto"/>
              <w:jc w:val="center"/>
              <w:rPr>
                <w:rFonts w:ascii="Aptos Narrow" w:eastAsia="Times New Roman" w:hAnsi="Aptos Narrow" w:cs="Times New Roman"/>
                <w:i/>
                <w:iCs/>
                <w:color w:val="000000"/>
                <w:kern w:val="0"/>
                <w:sz w:val="22"/>
                <w:szCs w:val="22"/>
                <w:lang w:val="fi-FI" w:eastAsia="fi-FI"/>
                <w14:ligatures w14:val="none"/>
              </w:rPr>
            </w:pPr>
            <w:r w:rsidRPr="009E4598">
              <w:rPr>
                <w:rFonts w:ascii="Aptos Narrow" w:eastAsia="Times New Roman" w:hAnsi="Aptos Narrow" w:cs="Times New Roman"/>
                <w:i/>
                <w:iCs/>
                <w:color w:val="000000"/>
                <w:kern w:val="0"/>
                <w:sz w:val="22"/>
                <w:szCs w:val="22"/>
                <w:lang w:val="fi-FI" w:eastAsia="fi-FI"/>
                <w14:ligatures w14:val="none"/>
              </w:rPr>
              <w:t xml:space="preserve">N </w:t>
            </w:r>
          </w:p>
        </w:tc>
      </w:tr>
      <w:tr w:rsidR="009E4598" w:rsidRPr="009E4598" w14:paraId="1620CF1E" w14:textId="77777777" w:rsidTr="004A6531">
        <w:trPr>
          <w:trHeight w:val="300"/>
        </w:trPr>
        <w:tc>
          <w:tcPr>
            <w:tcW w:w="1240" w:type="dxa"/>
            <w:tcBorders>
              <w:top w:val="nil"/>
              <w:left w:val="nil"/>
              <w:bottom w:val="single" w:sz="4" w:space="0" w:color="auto"/>
              <w:right w:val="nil"/>
            </w:tcBorders>
            <w:shd w:val="clear" w:color="auto" w:fill="auto"/>
            <w:noWrap/>
            <w:vAlign w:val="bottom"/>
            <w:hideMark/>
          </w:tcPr>
          <w:p w14:paraId="445FF951" w14:textId="77777777" w:rsidR="009E4598" w:rsidRPr="009E4598" w:rsidRDefault="009E4598" w:rsidP="009E4598">
            <w:pPr>
              <w:spacing w:after="0" w:line="240" w:lineRule="auto"/>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 </w:t>
            </w:r>
          </w:p>
        </w:tc>
        <w:tc>
          <w:tcPr>
            <w:tcW w:w="983" w:type="dxa"/>
            <w:tcBorders>
              <w:top w:val="nil"/>
              <w:left w:val="nil"/>
              <w:bottom w:val="single" w:sz="4" w:space="0" w:color="auto"/>
              <w:right w:val="single" w:sz="4" w:space="0" w:color="auto"/>
            </w:tcBorders>
            <w:shd w:val="clear" w:color="auto" w:fill="auto"/>
            <w:noWrap/>
            <w:vAlign w:val="bottom"/>
            <w:hideMark/>
          </w:tcPr>
          <w:p w14:paraId="30EC6BBF" w14:textId="77777777" w:rsidR="009E4598" w:rsidRPr="009E4598" w:rsidRDefault="009E4598" w:rsidP="009E4598">
            <w:pPr>
              <w:spacing w:after="0" w:line="240" w:lineRule="auto"/>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 </w:t>
            </w:r>
          </w:p>
        </w:tc>
        <w:tc>
          <w:tcPr>
            <w:tcW w:w="532" w:type="dxa"/>
            <w:tcBorders>
              <w:top w:val="nil"/>
              <w:left w:val="nil"/>
              <w:bottom w:val="single" w:sz="4" w:space="0" w:color="auto"/>
              <w:right w:val="nil"/>
            </w:tcBorders>
            <w:shd w:val="clear" w:color="auto" w:fill="auto"/>
            <w:noWrap/>
            <w:vAlign w:val="bottom"/>
            <w:hideMark/>
          </w:tcPr>
          <w:p w14:paraId="78EE57A0" w14:textId="10EA43CC" w:rsidR="009E4598" w:rsidRPr="009E4598" w:rsidRDefault="004A6531"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Pr>
                <w:rFonts w:ascii="Aptos Narrow" w:eastAsia="Times New Roman" w:hAnsi="Aptos Narrow" w:cs="Times New Roman"/>
                <w:color w:val="000000"/>
                <w:kern w:val="0"/>
                <w:sz w:val="22"/>
                <w:szCs w:val="22"/>
                <w:lang w:val="fi-FI" w:eastAsia="fi-FI"/>
                <w14:ligatures w14:val="none"/>
              </w:rPr>
              <w:t>[-]</w:t>
            </w:r>
            <w:r w:rsidR="009E4598" w:rsidRPr="009E4598">
              <w:rPr>
                <w:rFonts w:ascii="Aptos Narrow" w:eastAsia="Times New Roman" w:hAnsi="Aptos Narrow" w:cs="Times New Roman"/>
                <w:color w:val="000000"/>
                <w:kern w:val="0"/>
                <w:sz w:val="22"/>
                <w:szCs w:val="22"/>
                <w:lang w:val="fi-FI" w:eastAsia="fi-FI"/>
                <w14:ligatures w14:val="none"/>
              </w:rPr>
              <w:t> </w:t>
            </w:r>
          </w:p>
        </w:tc>
        <w:tc>
          <w:tcPr>
            <w:tcW w:w="800" w:type="dxa"/>
            <w:tcBorders>
              <w:top w:val="nil"/>
              <w:left w:val="nil"/>
              <w:bottom w:val="single" w:sz="4" w:space="0" w:color="auto"/>
              <w:right w:val="nil"/>
            </w:tcBorders>
            <w:shd w:val="clear" w:color="auto" w:fill="auto"/>
            <w:noWrap/>
            <w:vAlign w:val="bottom"/>
            <w:hideMark/>
          </w:tcPr>
          <w:p w14:paraId="6AA47BC6"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[bar]</w:t>
            </w:r>
          </w:p>
        </w:tc>
        <w:tc>
          <w:tcPr>
            <w:tcW w:w="880" w:type="dxa"/>
            <w:tcBorders>
              <w:top w:val="nil"/>
              <w:left w:val="nil"/>
              <w:bottom w:val="single" w:sz="4" w:space="0" w:color="auto"/>
              <w:right w:val="nil"/>
            </w:tcBorders>
            <w:shd w:val="clear" w:color="auto" w:fill="auto"/>
            <w:noWrap/>
            <w:vAlign w:val="bottom"/>
            <w:hideMark/>
          </w:tcPr>
          <w:p w14:paraId="432D5570" w14:textId="793CD743"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[kg/mol]</w:t>
            </w:r>
          </w:p>
        </w:tc>
        <w:tc>
          <w:tcPr>
            <w:tcW w:w="960" w:type="dxa"/>
            <w:tcBorders>
              <w:top w:val="nil"/>
              <w:left w:val="nil"/>
              <w:bottom w:val="single" w:sz="4" w:space="0" w:color="auto"/>
              <w:right w:val="nil"/>
            </w:tcBorders>
            <w:shd w:val="clear" w:color="auto" w:fill="auto"/>
            <w:noWrap/>
            <w:vAlign w:val="bottom"/>
            <w:hideMark/>
          </w:tcPr>
          <w:p w14:paraId="3D3382DA"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 xml:space="preserve"> [J/kgK]</w:t>
            </w:r>
          </w:p>
        </w:tc>
        <w:tc>
          <w:tcPr>
            <w:tcW w:w="559" w:type="dxa"/>
            <w:tcBorders>
              <w:top w:val="nil"/>
              <w:left w:val="nil"/>
              <w:bottom w:val="single" w:sz="4" w:space="0" w:color="auto"/>
              <w:right w:val="nil"/>
            </w:tcBorders>
            <w:shd w:val="clear" w:color="auto" w:fill="auto"/>
            <w:noWrap/>
            <w:vAlign w:val="bottom"/>
            <w:hideMark/>
          </w:tcPr>
          <w:p w14:paraId="7C2FC4E0" w14:textId="6AC1AB94"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 </w:t>
            </w:r>
            <w:r w:rsidR="004A6531">
              <w:rPr>
                <w:rFonts w:ascii="Aptos Narrow" w:eastAsia="Times New Roman" w:hAnsi="Aptos Narrow" w:cs="Times New Roman"/>
                <w:color w:val="000000"/>
                <w:kern w:val="0"/>
                <w:sz w:val="22"/>
                <w:szCs w:val="22"/>
                <w:lang w:val="fi-FI" w:eastAsia="fi-FI"/>
                <w14:ligatures w14:val="none"/>
              </w:rPr>
              <w:t>[-]</w:t>
            </w:r>
          </w:p>
        </w:tc>
        <w:tc>
          <w:tcPr>
            <w:tcW w:w="992" w:type="dxa"/>
            <w:tcBorders>
              <w:top w:val="nil"/>
              <w:left w:val="nil"/>
              <w:bottom w:val="single" w:sz="4" w:space="0" w:color="auto"/>
              <w:right w:val="nil"/>
            </w:tcBorders>
            <w:shd w:val="clear" w:color="auto" w:fill="auto"/>
            <w:noWrap/>
            <w:vAlign w:val="bottom"/>
            <w:hideMark/>
          </w:tcPr>
          <w:p w14:paraId="4FA0C3DA" w14:textId="2DBAFB06"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 xml:space="preserve"> </w:t>
            </w:r>
            <w:r>
              <w:rPr>
                <w:rFonts w:ascii="Aptos Narrow" w:eastAsia="Times New Roman" w:hAnsi="Aptos Narrow" w:cs="Times New Roman"/>
                <w:color w:val="000000"/>
                <w:kern w:val="0"/>
                <w:sz w:val="22"/>
                <w:szCs w:val="22"/>
                <w:lang w:val="fi-FI" w:eastAsia="fi-FI"/>
                <w14:ligatures w14:val="none"/>
              </w:rPr>
              <w:t>[</w:t>
            </w:r>
            <w:r w:rsidRPr="009E4598">
              <w:rPr>
                <w:rFonts w:ascii="Aptos Narrow" w:eastAsia="Times New Roman" w:hAnsi="Aptos Narrow" w:cs="Times New Roman"/>
                <w:color w:val="000000"/>
                <w:kern w:val="0"/>
                <w:sz w:val="22"/>
                <w:szCs w:val="22"/>
                <w:lang w:val="fi-FI" w:eastAsia="fi-FI"/>
                <w14:ligatures w14:val="none"/>
              </w:rPr>
              <w:t>g/m^3]</w:t>
            </w:r>
          </w:p>
        </w:tc>
        <w:tc>
          <w:tcPr>
            <w:tcW w:w="867" w:type="dxa"/>
            <w:tcBorders>
              <w:top w:val="nil"/>
              <w:left w:val="nil"/>
              <w:bottom w:val="single" w:sz="4" w:space="0" w:color="auto"/>
              <w:right w:val="nil"/>
            </w:tcBorders>
            <w:shd w:val="clear" w:color="auto" w:fill="auto"/>
            <w:noWrap/>
            <w:vAlign w:val="bottom"/>
            <w:hideMark/>
          </w:tcPr>
          <w:p w14:paraId="65867369"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[m^3/s]</w:t>
            </w:r>
          </w:p>
        </w:tc>
        <w:tc>
          <w:tcPr>
            <w:tcW w:w="921" w:type="dxa"/>
            <w:tcBorders>
              <w:top w:val="nil"/>
              <w:left w:val="nil"/>
              <w:bottom w:val="single" w:sz="4" w:space="0" w:color="auto"/>
              <w:right w:val="nil"/>
            </w:tcBorders>
            <w:shd w:val="clear" w:color="auto" w:fill="auto"/>
            <w:noWrap/>
            <w:vAlign w:val="bottom"/>
            <w:hideMark/>
          </w:tcPr>
          <w:p w14:paraId="72066E97"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 xml:space="preserve"> [J/kg]</w:t>
            </w:r>
          </w:p>
        </w:tc>
        <w:tc>
          <w:tcPr>
            <w:tcW w:w="764" w:type="dxa"/>
            <w:tcBorders>
              <w:top w:val="nil"/>
              <w:left w:val="nil"/>
              <w:bottom w:val="single" w:sz="4" w:space="0" w:color="auto"/>
              <w:right w:val="nil"/>
            </w:tcBorders>
            <w:shd w:val="clear" w:color="auto" w:fill="auto"/>
            <w:noWrap/>
            <w:vAlign w:val="bottom"/>
            <w:hideMark/>
          </w:tcPr>
          <w:p w14:paraId="7BCD82D3"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[rpm]</w:t>
            </w:r>
          </w:p>
        </w:tc>
      </w:tr>
      <w:tr w:rsidR="009E4598" w:rsidRPr="009E4598" w14:paraId="154D8827" w14:textId="77777777" w:rsidTr="004A6531">
        <w:trPr>
          <w:trHeight w:val="300"/>
        </w:trPr>
        <w:tc>
          <w:tcPr>
            <w:tcW w:w="1240" w:type="dxa"/>
            <w:tcBorders>
              <w:top w:val="nil"/>
              <w:left w:val="nil"/>
              <w:bottom w:val="nil"/>
              <w:right w:val="nil"/>
            </w:tcBorders>
            <w:shd w:val="clear" w:color="auto" w:fill="auto"/>
            <w:noWrap/>
            <w:vAlign w:val="bottom"/>
            <w:hideMark/>
          </w:tcPr>
          <w:p w14:paraId="03B66C1F" w14:textId="77777777" w:rsidR="009E4598" w:rsidRPr="009E4598" w:rsidRDefault="009E4598" w:rsidP="009E4598">
            <w:pPr>
              <w:spacing w:after="0" w:line="240" w:lineRule="auto"/>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Compressor</w:t>
            </w:r>
          </w:p>
        </w:tc>
        <w:tc>
          <w:tcPr>
            <w:tcW w:w="983" w:type="dxa"/>
            <w:tcBorders>
              <w:top w:val="nil"/>
              <w:left w:val="nil"/>
              <w:bottom w:val="nil"/>
              <w:right w:val="single" w:sz="4" w:space="0" w:color="auto"/>
            </w:tcBorders>
            <w:shd w:val="clear" w:color="auto" w:fill="auto"/>
            <w:noWrap/>
            <w:vAlign w:val="bottom"/>
            <w:hideMark/>
          </w:tcPr>
          <w:p w14:paraId="085E99E9" w14:textId="77777777" w:rsidR="009E4598" w:rsidRPr="009E4598" w:rsidRDefault="009E4598" w:rsidP="009E4598">
            <w:pPr>
              <w:spacing w:after="0" w:line="240" w:lineRule="auto"/>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Air</w:t>
            </w:r>
          </w:p>
        </w:tc>
        <w:tc>
          <w:tcPr>
            <w:tcW w:w="532" w:type="dxa"/>
            <w:tcBorders>
              <w:top w:val="nil"/>
              <w:left w:val="nil"/>
              <w:bottom w:val="nil"/>
              <w:right w:val="nil"/>
            </w:tcBorders>
            <w:shd w:val="clear" w:color="auto" w:fill="auto"/>
            <w:noWrap/>
            <w:vAlign w:val="bottom"/>
            <w:hideMark/>
          </w:tcPr>
          <w:p w14:paraId="30433F69"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0.80</w:t>
            </w:r>
          </w:p>
        </w:tc>
        <w:tc>
          <w:tcPr>
            <w:tcW w:w="800" w:type="dxa"/>
            <w:tcBorders>
              <w:top w:val="nil"/>
              <w:left w:val="nil"/>
              <w:bottom w:val="nil"/>
              <w:right w:val="nil"/>
            </w:tcBorders>
            <w:shd w:val="clear" w:color="auto" w:fill="auto"/>
            <w:noWrap/>
            <w:vAlign w:val="bottom"/>
            <w:hideMark/>
          </w:tcPr>
          <w:p w14:paraId="1EE468BA"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1</w:t>
            </w:r>
          </w:p>
        </w:tc>
        <w:tc>
          <w:tcPr>
            <w:tcW w:w="880" w:type="dxa"/>
            <w:tcBorders>
              <w:top w:val="nil"/>
              <w:left w:val="nil"/>
              <w:bottom w:val="nil"/>
              <w:right w:val="nil"/>
            </w:tcBorders>
            <w:shd w:val="clear" w:color="auto" w:fill="auto"/>
            <w:noWrap/>
            <w:vAlign w:val="bottom"/>
            <w:hideMark/>
          </w:tcPr>
          <w:p w14:paraId="3B926948"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0.0290</w:t>
            </w:r>
          </w:p>
        </w:tc>
        <w:tc>
          <w:tcPr>
            <w:tcW w:w="960" w:type="dxa"/>
            <w:tcBorders>
              <w:top w:val="nil"/>
              <w:left w:val="nil"/>
              <w:bottom w:val="nil"/>
              <w:right w:val="nil"/>
            </w:tcBorders>
            <w:shd w:val="clear" w:color="auto" w:fill="auto"/>
            <w:noWrap/>
            <w:vAlign w:val="bottom"/>
            <w:hideMark/>
          </w:tcPr>
          <w:p w14:paraId="7ADDD475"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287</w:t>
            </w:r>
          </w:p>
        </w:tc>
        <w:tc>
          <w:tcPr>
            <w:tcW w:w="559" w:type="dxa"/>
            <w:tcBorders>
              <w:top w:val="nil"/>
              <w:left w:val="nil"/>
              <w:bottom w:val="nil"/>
              <w:right w:val="nil"/>
            </w:tcBorders>
            <w:shd w:val="clear" w:color="auto" w:fill="auto"/>
            <w:noWrap/>
            <w:vAlign w:val="bottom"/>
            <w:hideMark/>
          </w:tcPr>
          <w:p w14:paraId="2B2C7C86"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1.40</w:t>
            </w:r>
          </w:p>
        </w:tc>
        <w:tc>
          <w:tcPr>
            <w:tcW w:w="992" w:type="dxa"/>
            <w:tcBorders>
              <w:top w:val="nil"/>
              <w:left w:val="nil"/>
              <w:bottom w:val="nil"/>
              <w:right w:val="nil"/>
            </w:tcBorders>
            <w:shd w:val="clear" w:color="auto" w:fill="auto"/>
            <w:noWrap/>
            <w:vAlign w:val="bottom"/>
            <w:hideMark/>
          </w:tcPr>
          <w:p w14:paraId="64B1E96F"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1.277</w:t>
            </w:r>
          </w:p>
        </w:tc>
        <w:tc>
          <w:tcPr>
            <w:tcW w:w="867" w:type="dxa"/>
            <w:tcBorders>
              <w:top w:val="nil"/>
              <w:left w:val="nil"/>
              <w:bottom w:val="nil"/>
              <w:right w:val="nil"/>
            </w:tcBorders>
            <w:shd w:val="clear" w:color="auto" w:fill="auto"/>
            <w:noWrap/>
            <w:vAlign w:val="bottom"/>
            <w:hideMark/>
          </w:tcPr>
          <w:p w14:paraId="18552F7A"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2.3497</w:t>
            </w:r>
          </w:p>
        </w:tc>
        <w:tc>
          <w:tcPr>
            <w:tcW w:w="921" w:type="dxa"/>
            <w:tcBorders>
              <w:top w:val="nil"/>
              <w:left w:val="nil"/>
              <w:bottom w:val="nil"/>
              <w:right w:val="nil"/>
            </w:tcBorders>
            <w:shd w:val="clear" w:color="auto" w:fill="auto"/>
            <w:noWrap/>
            <w:vAlign w:val="bottom"/>
            <w:hideMark/>
          </w:tcPr>
          <w:p w14:paraId="170B213B"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106615</w:t>
            </w:r>
          </w:p>
        </w:tc>
        <w:tc>
          <w:tcPr>
            <w:tcW w:w="764" w:type="dxa"/>
            <w:tcBorders>
              <w:top w:val="nil"/>
              <w:left w:val="nil"/>
              <w:bottom w:val="nil"/>
              <w:right w:val="nil"/>
            </w:tcBorders>
            <w:shd w:val="clear" w:color="auto" w:fill="auto"/>
            <w:noWrap/>
            <w:vAlign w:val="bottom"/>
            <w:hideMark/>
          </w:tcPr>
          <w:p w14:paraId="210699F8"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29405</w:t>
            </w:r>
          </w:p>
        </w:tc>
      </w:tr>
      <w:tr w:rsidR="009E4598" w:rsidRPr="009E4598" w14:paraId="57E704D4" w14:textId="77777777" w:rsidTr="004A6531">
        <w:trPr>
          <w:trHeight w:val="300"/>
        </w:trPr>
        <w:tc>
          <w:tcPr>
            <w:tcW w:w="1240" w:type="dxa"/>
            <w:tcBorders>
              <w:top w:val="nil"/>
              <w:left w:val="nil"/>
              <w:bottom w:val="nil"/>
              <w:right w:val="nil"/>
            </w:tcBorders>
            <w:shd w:val="clear" w:color="auto" w:fill="auto"/>
            <w:noWrap/>
            <w:vAlign w:val="bottom"/>
            <w:hideMark/>
          </w:tcPr>
          <w:p w14:paraId="5A6CF777" w14:textId="77777777" w:rsidR="009E4598" w:rsidRPr="009E4598" w:rsidRDefault="009E4598" w:rsidP="009E4598">
            <w:pPr>
              <w:spacing w:after="0" w:line="240" w:lineRule="auto"/>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Compressor</w:t>
            </w:r>
          </w:p>
        </w:tc>
        <w:tc>
          <w:tcPr>
            <w:tcW w:w="983" w:type="dxa"/>
            <w:tcBorders>
              <w:top w:val="nil"/>
              <w:left w:val="nil"/>
              <w:bottom w:val="nil"/>
              <w:right w:val="single" w:sz="4" w:space="0" w:color="auto"/>
            </w:tcBorders>
            <w:shd w:val="clear" w:color="auto" w:fill="auto"/>
            <w:noWrap/>
            <w:vAlign w:val="bottom"/>
            <w:hideMark/>
          </w:tcPr>
          <w:p w14:paraId="215E6C05" w14:textId="77777777" w:rsidR="009E4598" w:rsidRPr="009E4598" w:rsidRDefault="009E4598" w:rsidP="009E4598">
            <w:pPr>
              <w:spacing w:after="0" w:line="240" w:lineRule="auto"/>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Hydrogen</w:t>
            </w:r>
          </w:p>
        </w:tc>
        <w:tc>
          <w:tcPr>
            <w:tcW w:w="532" w:type="dxa"/>
            <w:tcBorders>
              <w:top w:val="nil"/>
              <w:left w:val="nil"/>
              <w:bottom w:val="nil"/>
              <w:right w:val="nil"/>
            </w:tcBorders>
            <w:shd w:val="clear" w:color="auto" w:fill="auto"/>
            <w:noWrap/>
            <w:vAlign w:val="bottom"/>
            <w:hideMark/>
          </w:tcPr>
          <w:p w14:paraId="3E62C2D9"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0.80</w:t>
            </w:r>
          </w:p>
        </w:tc>
        <w:tc>
          <w:tcPr>
            <w:tcW w:w="800" w:type="dxa"/>
            <w:tcBorders>
              <w:top w:val="nil"/>
              <w:left w:val="nil"/>
              <w:bottom w:val="nil"/>
              <w:right w:val="nil"/>
            </w:tcBorders>
            <w:shd w:val="clear" w:color="auto" w:fill="auto"/>
            <w:noWrap/>
            <w:vAlign w:val="bottom"/>
            <w:hideMark/>
          </w:tcPr>
          <w:p w14:paraId="6DD9E029"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1</w:t>
            </w:r>
          </w:p>
        </w:tc>
        <w:tc>
          <w:tcPr>
            <w:tcW w:w="880" w:type="dxa"/>
            <w:tcBorders>
              <w:top w:val="nil"/>
              <w:left w:val="nil"/>
              <w:bottom w:val="nil"/>
              <w:right w:val="nil"/>
            </w:tcBorders>
            <w:shd w:val="clear" w:color="auto" w:fill="auto"/>
            <w:noWrap/>
            <w:vAlign w:val="bottom"/>
            <w:hideMark/>
          </w:tcPr>
          <w:p w14:paraId="5A798339"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0.0020</w:t>
            </w:r>
          </w:p>
        </w:tc>
        <w:tc>
          <w:tcPr>
            <w:tcW w:w="960" w:type="dxa"/>
            <w:tcBorders>
              <w:top w:val="nil"/>
              <w:left w:val="nil"/>
              <w:bottom w:val="nil"/>
              <w:right w:val="nil"/>
            </w:tcBorders>
            <w:shd w:val="clear" w:color="auto" w:fill="auto"/>
            <w:noWrap/>
            <w:vAlign w:val="bottom"/>
            <w:hideMark/>
          </w:tcPr>
          <w:p w14:paraId="02AC0524"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4157</w:t>
            </w:r>
          </w:p>
        </w:tc>
        <w:tc>
          <w:tcPr>
            <w:tcW w:w="559" w:type="dxa"/>
            <w:tcBorders>
              <w:top w:val="nil"/>
              <w:left w:val="nil"/>
              <w:bottom w:val="nil"/>
              <w:right w:val="nil"/>
            </w:tcBorders>
            <w:shd w:val="clear" w:color="auto" w:fill="auto"/>
            <w:noWrap/>
            <w:vAlign w:val="bottom"/>
            <w:hideMark/>
          </w:tcPr>
          <w:p w14:paraId="1C4DEAFB"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1.41</w:t>
            </w:r>
          </w:p>
        </w:tc>
        <w:tc>
          <w:tcPr>
            <w:tcW w:w="992" w:type="dxa"/>
            <w:tcBorders>
              <w:top w:val="nil"/>
              <w:left w:val="nil"/>
              <w:bottom w:val="nil"/>
              <w:right w:val="nil"/>
            </w:tcBorders>
            <w:shd w:val="clear" w:color="auto" w:fill="auto"/>
            <w:noWrap/>
            <w:vAlign w:val="bottom"/>
            <w:hideMark/>
          </w:tcPr>
          <w:p w14:paraId="743C5BCD"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0.088</w:t>
            </w:r>
          </w:p>
        </w:tc>
        <w:tc>
          <w:tcPr>
            <w:tcW w:w="867" w:type="dxa"/>
            <w:tcBorders>
              <w:top w:val="nil"/>
              <w:left w:val="nil"/>
              <w:bottom w:val="nil"/>
              <w:right w:val="nil"/>
            </w:tcBorders>
            <w:shd w:val="clear" w:color="auto" w:fill="auto"/>
            <w:noWrap/>
            <w:vAlign w:val="bottom"/>
            <w:hideMark/>
          </w:tcPr>
          <w:p w14:paraId="4A9AB64B"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34.0650</w:t>
            </w:r>
          </w:p>
        </w:tc>
        <w:tc>
          <w:tcPr>
            <w:tcW w:w="921" w:type="dxa"/>
            <w:tcBorders>
              <w:top w:val="nil"/>
              <w:left w:val="nil"/>
              <w:bottom w:val="nil"/>
              <w:right w:val="nil"/>
            </w:tcBorders>
            <w:shd w:val="clear" w:color="auto" w:fill="auto"/>
            <w:noWrap/>
            <w:vAlign w:val="bottom"/>
            <w:hideMark/>
          </w:tcPr>
          <w:p w14:paraId="2C502799"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1549090</w:t>
            </w:r>
          </w:p>
        </w:tc>
        <w:tc>
          <w:tcPr>
            <w:tcW w:w="764" w:type="dxa"/>
            <w:tcBorders>
              <w:top w:val="nil"/>
              <w:left w:val="nil"/>
              <w:bottom w:val="nil"/>
              <w:right w:val="nil"/>
            </w:tcBorders>
            <w:shd w:val="clear" w:color="auto" w:fill="auto"/>
            <w:noWrap/>
            <w:vAlign w:val="bottom"/>
            <w:hideMark/>
          </w:tcPr>
          <w:p w14:paraId="1A0BF5F2" w14:textId="77777777" w:rsidR="009E4598" w:rsidRPr="009E4598" w:rsidRDefault="009E4598" w:rsidP="009E4598">
            <w:pPr>
              <w:spacing w:after="0" w:line="240" w:lineRule="auto"/>
              <w:jc w:val="center"/>
              <w:rPr>
                <w:rFonts w:ascii="Aptos Narrow" w:eastAsia="Times New Roman" w:hAnsi="Aptos Narrow" w:cs="Times New Roman"/>
                <w:color w:val="000000"/>
                <w:kern w:val="0"/>
                <w:sz w:val="22"/>
                <w:szCs w:val="22"/>
                <w:lang w:val="fi-FI" w:eastAsia="fi-FI"/>
                <w14:ligatures w14:val="none"/>
              </w:rPr>
            </w:pPr>
            <w:r w:rsidRPr="009E4598">
              <w:rPr>
                <w:rFonts w:ascii="Aptos Narrow" w:eastAsia="Times New Roman" w:hAnsi="Aptos Narrow" w:cs="Times New Roman"/>
                <w:color w:val="000000"/>
                <w:kern w:val="0"/>
                <w:sz w:val="22"/>
                <w:szCs w:val="22"/>
                <w:lang w:val="fi-FI" w:eastAsia="fi-FI"/>
                <w14:ligatures w14:val="none"/>
              </w:rPr>
              <w:t>57473</w:t>
            </w:r>
          </w:p>
        </w:tc>
      </w:tr>
    </w:tbl>
    <w:p w14:paraId="4122E3E0" w14:textId="77777777" w:rsidR="009E4598" w:rsidRDefault="009E4598"/>
    <w:p w14:paraId="10C59FD7" w14:textId="216236A6" w:rsidR="005324F2" w:rsidRDefault="00596F8C">
      <w:r>
        <w:t>Furthermore, equation (1) show that, for a given working fluid and inlet condition and fixed specific speed, the larger the required mass flow rate is, the lower is the compressor rotational speed, and the higher the required pressure ratio, the higher the rotational speed.</w:t>
      </w:r>
    </w:p>
    <w:p w14:paraId="5933ACAB" w14:textId="77777777" w:rsidR="005324F2" w:rsidRDefault="005324F2"/>
    <w:p w14:paraId="3419B43C" w14:textId="532AFC78" w:rsidR="005324F2" w:rsidRDefault="005324F2">
      <w:r>
        <w:t>REFERENCES:</w:t>
      </w:r>
    </w:p>
    <w:p w14:paraId="2DCA375A" w14:textId="77777777" w:rsidR="005324F2" w:rsidRPr="005324F2" w:rsidRDefault="005324F2" w:rsidP="005324F2">
      <w:pPr>
        <w:rPr>
          <w:lang w:val="en-US"/>
        </w:rPr>
      </w:pPr>
      <w:r w:rsidRPr="005324F2">
        <w:rPr>
          <w:lang w:val="en-US"/>
        </w:rPr>
        <w:t xml:space="preserve">Rodgers, C. (1980), Specific speed and efficiency of centrifugal impellers, </w:t>
      </w:r>
      <w:r w:rsidRPr="005324F2">
        <w:rPr>
          <w:i/>
          <w:iCs/>
          <w:lang w:val="en-US"/>
        </w:rPr>
        <w:t>The 25th annual international gas turbine conference and exhibit and the 22nd annual fluids engineering conference, March 9-13, New Orleans, Louisiana, USA</w:t>
      </w:r>
    </w:p>
    <w:p w14:paraId="14D1DB79" w14:textId="77777777" w:rsidR="005324F2" w:rsidRPr="00143C66" w:rsidRDefault="005324F2">
      <w:pPr>
        <w:rPr>
          <w:lang w:val="en-US"/>
        </w:rPr>
      </w:pPr>
    </w:p>
    <w:sectPr w:rsidR="005324F2" w:rsidRPr="00143C66">
      <w:footerReference w:type="even" r:id="rId11"/>
      <w:footerReference w:type="default" r:id="rId12"/>
      <w:footerReference w:type="firs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hti Jaatinen-Värri (LUT)" w:date="2026-10-02T12:23:00Z" w:initials="AJ">
    <w:p w14:paraId="436EE67A" w14:textId="77777777" w:rsidR="00781BA8" w:rsidRDefault="00781BA8" w:rsidP="00781BA8">
      <w:pPr>
        <w:pStyle w:val="CommentText"/>
      </w:pPr>
      <w:r>
        <w:rPr>
          <w:rStyle w:val="CommentReference"/>
        </w:rPr>
        <w:annotationRef/>
      </w:r>
      <w:r>
        <w:t>If needed, I can quite easily calculate examples for the required enthalpy change with other workign fluids.</w:t>
      </w:r>
    </w:p>
  </w:comment>
  <w:comment w:id="4" w:author="Juha Pyrhönen (LUT)" w:date="2026-10-02T13:19:00Z" w:initials="JP">
    <w:p w14:paraId="4A012817" w14:textId="77777777" w:rsidR="007D6A5D" w:rsidRDefault="007D6A5D" w:rsidP="007D6A5D">
      <w:pPr>
        <w:pStyle w:val="CommentText"/>
      </w:pPr>
      <w:r>
        <w:rPr>
          <w:rStyle w:val="CommentReference"/>
        </w:rPr>
        <w:annotationRef/>
      </w:r>
      <w:r>
        <w:t xml:space="preserve">A couple of examples for dummies would be very much desired as it may be difficult to non-experts to find the correct way of inserting values to (1). Are the units I added even correct? I.e. are we using SI-units in (1)? </w:t>
      </w:r>
    </w:p>
    <w:p w14:paraId="296BE4FB" w14:textId="77777777" w:rsidR="007D6A5D" w:rsidRDefault="007D6A5D" w:rsidP="007D6A5D">
      <w:pPr>
        <w:pStyle w:val="CommentText"/>
      </w:pPr>
    </w:p>
    <w:p w14:paraId="2B3C36DE" w14:textId="77777777" w:rsidR="007D6A5D" w:rsidRDefault="007D6A5D" w:rsidP="007D6A5D">
      <w:pPr>
        <w:pStyle w:val="CommentText"/>
      </w:pPr>
      <w:r>
        <w:t xml:space="preserve">Let us take e.g. a radial air compressor as example. Let us assume that the pressure ratio is e.g. 3 starting from room conditions and the mass flow of the compressor should be e.g. 1 kg/s. </w:t>
      </w:r>
    </w:p>
    <w:p w14:paraId="4011B9A4" w14:textId="77777777" w:rsidR="007D6A5D" w:rsidRDefault="007D6A5D" w:rsidP="007D6A5D">
      <w:pPr>
        <w:pStyle w:val="CommentText"/>
      </w:pPr>
    </w:p>
    <w:p w14:paraId="030B9E00" w14:textId="77777777" w:rsidR="007D6A5D" w:rsidRDefault="007D6A5D" w:rsidP="007D6A5D">
      <w:pPr>
        <w:pStyle w:val="CommentText"/>
      </w:pPr>
      <w:r>
        <w:t>How is the volume flow calculated in each case? Is it the input volume flow in case of a compressor and is it still the input or output for a turbine? How is the enthalpy calculated or found for air? I know that for steam the enthalpy difference is found from the hS drawing but how is it for air? Can I calculate it from some equation?</w:t>
      </w:r>
    </w:p>
    <w:p w14:paraId="6FB91C2C" w14:textId="77777777" w:rsidR="007D6A5D" w:rsidRDefault="007D6A5D" w:rsidP="007D6A5D">
      <w:pPr>
        <w:pStyle w:val="CommentText"/>
      </w:pPr>
    </w:p>
    <w:p w14:paraId="4B211F78" w14:textId="77777777" w:rsidR="007D6A5D" w:rsidRDefault="007D6A5D" w:rsidP="007D6A5D">
      <w:pPr>
        <w:pStyle w:val="CommentText"/>
      </w:pPr>
      <w:r>
        <w:t>So, please give an example for example for a radial compressor with air and with hydrogen and maybe a steam turbine.</w:t>
      </w:r>
    </w:p>
  </w:comment>
  <w:comment w:id="5" w:author="Ahti Jaatinen-Värri (LUT)" w:date="2026-10-02T11:29:00Z" w:initials="AJ">
    <w:p w14:paraId="597FCF2F" w14:textId="77777777" w:rsidR="00781BA8" w:rsidRDefault="005324F2" w:rsidP="00781BA8">
      <w:pPr>
        <w:pStyle w:val="CommentText"/>
      </w:pPr>
      <w:r>
        <w:rPr>
          <w:rStyle w:val="CommentReference"/>
        </w:rPr>
        <w:annotationRef/>
      </w:r>
      <w:r w:rsidR="00781BA8">
        <w:t>We can easily find a figure to exemplify this if we wish. Though, the figure is not made by us, so we need to acquire a permission to publish it.</w:t>
      </w:r>
    </w:p>
  </w:comment>
  <w:comment w:id="6" w:author="Juha Pyrhönen (LUT)" w:date="2026-10-02T13:20:00Z" w:initials="JP">
    <w:p w14:paraId="418E6433" w14:textId="77777777" w:rsidR="007D6A5D" w:rsidRDefault="007D6A5D" w:rsidP="007D6A5D">
      <w:pPr>
        <w:pStyle w:val="CommentText"/>
      </w:pPr>
      <w:r>
        <w:rPr>
          <w:rStyle w:val="CommentReference"/>
        </w:rPr>
        <w:annotationRef/>
      </w:r>
      <w:r>
        <w:t>If you can provide a suitable Fig. we can redraw it to make it copyright free. So, do not hesitate to give a sample and its Bib. ref.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6EE67A" w15:done="0"/>
  <w15:commentEx w15:paraId="4B211F78" w15:paraIdParent="436EE67A" w15:done="0"/>
  <w15:commentEx w15:paraId="597FCF2F" w15:done="0"/>
  <w15:commentEx w15:paraId="418E6433" w15:paraIdParent="597FCF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A3C4EA" w16cex:dateUtc="2026-10-02T09:23:00Z"/>
  <w16cex:commentExtensible w16cex:durableId="32CC95FC" w16cex:dateUtc="2026-10-02T10:19:00Z"/>
  <w16cex:commentExtensible w16cex:durableId="13DE8821" w16cex:dateUtc="2026-10-02T08:29:00Z"/>
  <w16cex:commentExtensible w16cex:durableId="57E88185" w16cex:dateUtc="2026-10-02T1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6EE67A" w16cid:durableId="1BA3C4EA"/>
  <w16cid:commentId w16cid:paraId="4B211F78" w16cid:durableId="32CC95FC"/>
  <w16cid:commentId w16cid:paraId="597FCF2F" w16cid:durableId="13DE8821"/>
  <w16cid:commentId w16cid:paraId="418E6433" w16cid:durableId="57E881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06031" w14:textId="77777777" w:rsidR="002913A1" w:rsidRDefault="002913A1" w:rsidP="00143C66">
      <w:pPr>
        <w:spacing w:after="0" w:line="240" w:lineRule="auto"/>
      </w:pPr>
      <w:r>
        <w:separator/>
      </w:r>
    </w:p>
  </w:endnote>
  <w:endnote w:type="continuationSeparator" w:id="0">
    <w:p w14:paraId="01B8E523" w14:textId="77777777" w:rsidR="002913A1" w:rsidRDefault="002913A1" w:rsidP="00143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0EA8" w14:textId="3355BFA6" w:rsidR="00143C66" w:rsidRDefault="00143C66">
    <w:pPr>
      <w:pStyle w:val="Footer"/>
    </w:pPr>
    <w:r>
      <w:rPr>
        <w:noProof/>
      </w:rPr>
      <mc:AlternateContent>
        <mc:Choice Requires="wps">
          <w:drawing>
            <wp:anchor distT="0" distB="0" distL="0" distR="0" simplePos="0" relativeHeight="251659264" behindDoc="0" locked="0" layoutInCell="1" allowOverlap="1" wp14:anchorId="7BA60996" wp14:editId="6BD0C81C">
              <wp:simplePos x="635" y="635"/>
              <wp:positionH relativeFrom="page">
                <wp:align>left</wp:align>
              </wp:positionH>
              <wp:positionV relativeFrom="page">
                <wp:align>bottom</wp:align>
              </wp:positionV>
              <wp:extent cx="2718435" cy="370205"/>
              <wp:effectExtent l="0" t="0" r="5715" b="0"/>
              <wp:wrapNone/>
              <wp:docPr id="1792250360" name="Text Box 2"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18435" cy="370205"/>
                      </a:xfrm>
                      <a:prstGeom prst="rect">
                        <a:avLst/>
                      </a:prstGeom>
                      <a:noFill/>
                      <a:ln>
                        <a:noFill/>
                      </a:ln>
                    </wps:spPr>
                    <wps:txbx>
                      <w:txbxContent>
                        <w:p w14:paraId="6BE4D045" w14:textId="4416D37D"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A60996" id="_x0000_t202" coordsize="21600,21600" o:spt="202" path="m,l,21600r21600,l21600,xe">
              <v:stroke joinstyle="miter"/>
              <v:path gradientshapeok="t" o:connecttype="rect"/>
            </v:shapetype>
            <v:shape id="Text Box 2" o:spid="_x0000_s1026" type="#_x0000_t202" alt="LUT Group Confidential - Other information (3Y)" style="position:absolute;margin-left:0;margin-top:0;width:214.0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" filled="f" stroked="f">
              <v:fill o:detectmouseclick="t"/>
              <v:textbox style="mso-fit-shape-to-text:t" inset="20pt,0,0,15pt">
                <w:txbxContent>
                  <w:p w14:paraId="6BE4D045" w14:textId="4416D37D"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4151" w14:textId="00D42132" w:rsidR="00143C66" w:rsidRDefault="00143C66">
    <w:pPr>
      <w:pStyle w:val="Footer"/>
    </w:pPr>
    <w:r>
      <w:rPr>
        <w:noProof/>
      </w:rPr>
      <mc:AlternateContent>
        <mc:Choice Requires="wps">
          <w:drawing>
            <wp:anchor distT="0" distB="0" distL="0" distR="0" simplePos="0" relativeHeight="251660288" behindDoc="0" locked="0" layoutInCell="1" allowOverlap="1" wp14:anchorId="650A2187" wp14:editId="28E19719">
              <wp:simplePos x="914400" y="10058400"/>
              <wp:positionH relativeFrom="page">
                <wp:align>left</wp:align>
              </wp:positionH>
              <wp:positionV relativeFrom="page">
                <wp:align>bottom</wp:align>
              </wp:positionV>
              <wp:extent cx="2718435" cy="370205"/>
              <wp:effectExtent l="0" t="0" r="5715" b="0"/>
              <wp:wrapNone/>
              <wp:docPr id="1935433399" name="Text Box 3"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18435" cy="370205"/>
                      </a:xfrm>
                      <a:prstGeom prst="rect">
                        <a:avLst/>
                      </a:prstGeom>
                      <a:noFill/>
                      <a:ln>
                        <a:noFill/>
                      </a:ln>
                    </wps:spPr>
                    <wps:txbx>
                      <w:txbxContent>
                        <w:p w14:paraId="25893D89" w14:textId="1D0A6E4A"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0A2187" id="_x0000_t202" coordsize="21600,21600" o:spt="202" path="m,l,21600r21600,l21600,xe">
              <v:stroke joinstyle="miter"/>
              <v:path gradientshapeok="t" o:connecttype="rect"/>
            </v:shapetype>
            <v:shape id="Text Box 3" o:spid="_x0000_s1027" type="#_x0000_t202" alt="LUT Group Confidential - Other information (3Y)" style="position:absolute;margin-left:0;margin-top:0;width:214.0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" filled="f" stroked="f">
              <v:fill o:detectmouseclick="t"/>
              <v:textbox style="mso-fit-shape-to-text:t" inset="20pt,0,0,15pt">
                <w:txbxContent>
                  <w:p w14:paraId="25893D89" w14:textId="1D0A6E4A"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DD73" w14:textId="19EF8DDE" w:rsidR="00143C66" w:rsidRDefault="00143C66">
    <w:pPr>
      <w:pStyle w:val="Footer"/>
    </w:pPr>
    <w:r>
      <w:rPr>
        <w:noProof/>
      </w:rPr>
      <mc:AlternateContent>
        <mc:Choice Requires="wps">
          <w:drawing>
            <wp:anchor distT="0" distB="0" distL="0" distR="0" simplePos="0" relativeHeight="251658240" behindDoc="0" locked="0" layoutInCell="1" allowOverlap="1" wp14:anchorId="162238FF" wp14:editId="7F6F12C2">
              <wp:simplePos x="635" y="635"/>
              <wp:positionH relativeFrom="page">
                <wp:align>left</wp:align>
              </wp:positionH>
              <wp:positionV relativeFrom="page">
                <wp:align>bottom</wp:align>
              </wp:positionV>
              <wp:extent cx="2718435" cy="370205"/>
              <wp:effectExtent l="0" t="0" r="5715" b="0"/>
              <wp:wrapNone/>
              <wp:docPr id="2065625935" name="Text Box 1"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18435" cy="370205"/>
                      </a:xfrm>
                      <a:prstGeom prst="rect">
                        <a:avLst/>
                      </a:prstGeom>
                      <a:noFill/>
                      <a:ln>
                        <a:noFill/>
                      </a:ln>
                    </wps:spPr>
                    <wps:txbx>
                      <w:txbxContent>
                        <w:p w14:paraId="52E61684" w14:textId="5FFA9FA4"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2238FF" id="_x0000_t202" coordsize="21600,21600" o:spt="202" path="m,l,21600r21600,l21600,xe">
              <v:stroke joinstyle="miter"/>
              <v:path gradientshapeok="t" o:connecttype="rect"/>
            </v:shapetype>
            <v:shape id="Text Box 1" o:spid="_x0000_s1028" type="#_x0000_t202" alt="LUT Group Confidential - Other information (3Y)" style="position:absolute;margin-left:0;margin-top:0;width:214.0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" filled="f" stroked="f">
              <v:fill o:detectmouseclick="t"/>
              <v:textbox style="mso-fit-shape-to-text:t" inset="20pt,0,0,15pt">
                <w:txbxContent>
                  <w:p w14:paraId="52E61684" w14:textId="5FFA9FA4" w:rsidR="00143C66" w:rsidRPr="00143C66" w:rsidRDefault="00143C66" w:rsidP="00143C66">
                    <w:pPr>
                      <w:spacing w:after="0"/>
                      <w:rPr>
                        <w:rFonts w:ascii="Calibri" w:eastAsia="Calibri" w:hAnsi="Calibri" w:cs="Calibri"/>
                        <w:noProof/>
                        <w:color w:val="000000"/>
                        <w:sz w:val="20"/>
                        <w:szCs w:val="20"/>
                      </w:rPr>
                    </w:pPr>
                    <w:r w:rsidRPr="00143C66">
                      <w:rPr>
                        <w:rFonts w:ascii="Calibri" w:eastAsia="Calibri" w:hAnsi="Calibri" w:cs="Calibri"/>
                        <w:noProof/>
                        <w:color w:val="000000"/>
                        <w:sz w:val="20"/>
                        <w:szCs w:val="20"/>
                      </w:rPr>
                      <w:t>LUT Group Confidential - Other information (3Y)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57624" w14:textId="77777777" w:rsidR="002913A1" w:rsidRDefault="002913A1" w:rsidP="00143C66">
      <w:pPr>
        <w:spacing w:after="0" w:line="240" w:lineRule="auto"/>
      </w:pPr>
      <w:r>
        <w:separator/>
      </w:r>
    </w:p>
  </w:footnote>
  <w:footnote w:type="continuationSeparator" w:id="0">
    <w:p w14:paraId="464BF8FB" w14:textId="77777777" w:rsidR="002913A1" w:rsidRDefault="002913A1" w:rsidP="00143C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40487"/>
    <w:multiLevelType w:val="hybridMultilevel"/>
    <w:tmpl w:val="CAA6C468"/>
    <w:lvl w:ilvl="0" w:tplc="5568CFE6">
      <w:start w:val="1"/>
      <w:numFmt w:val="bullet"/>
      <w:lvlText w:val=""/>
      <w:lvlJc w:val="left"/>
      <w:pPr>
        <w:tabs>
          <w:tab w:val="num" w:pos="720"/>
        </w:tabs>
        <w:ind w:left="720" w:hanging="360"/>
      </w:pPr>
      <w:rPr>
        <w:rFonts w:ascii="Wingdings" w:hAnsi="Wingdings" w:hint="default"/>
      </w:rPr>
    </w:lvl>
    <w:lvl w:ilvl="1" w:tplc="3EF812B4" w:tentative="1">
      <w:start w:val="1"/>
      <w:numFmt w:val="bullet"/>
      <w:lvlText w:val=""/>
      <w:lvlJc w:val="left"/>
      <w:pPr>
        <w:tabs>
          <w:tab w:val="num" w:pos="1440"/>
        </w:tabs>
        <w:ind w:left="1440" w:hanging="360"/>
      </w:pPr>
      <w:rPr>
        <w:rFonts w:ascii="Wingdings" w:hAnsi="Wingdings" w:hint="default"/>
      </w:rPr>
    </w:lvl>
    <w:lvl w:ilvl="2" w:tplc="07D4B48C" w:tentative="1">
      <w:start w:val="1"/>
      <w:numFmt w:val="bullet"/>
      <w:lvlText w:val=""/>
      <w:lvlJc w:val="left"/>
      <w:pPr>
        <w:tabs>
          <w:tab w:val="num" w:pos="2160"/>
        </w:tabs>
        <w:ind w:left="2160" w:hanging="360"/>
      </w:pPr>
      <w:rPr>
        <w:rFonts w:ascii="Wingdings" w:hAnsi="Wingdings" w:hint="default"/>
      </w:rPr>
    </w:lvl>
    <w:lvl w:ilvl="3" w:tplc="FF76DE6A" w:tentative="1">
      <w:start w:val="1"/>
      <w:numFmt w:val="bullet"/>
      <w:lvlText w:val=""/>
      <w:lvlJc w:val="left"/>
      <w:pPr>
        <w:tabs>
          <w:tab w:val="num" w:pos="2880"/>
        </w:tabs>
        <w:ind w:left="2880" w:hanging="360"/>
      </w:pPr>
      <w:rPr>
        <w:rFonts w:ascii="Wingdings" w:hAnsi="Wingdings" w:hint="default"/>
      </w:rPr>
    </w:lvl>
    <w:lvl w:ilvl="4" w:tplc="0D3E82F8" w:tentative="1">
      <w:start w:val="1"/>
      <w:numFmt w:val="bullet"/>
      <w:lvlText w:val=""/>
      <w:lvlJc w:val="left"/>
      <w:pPr>
        <w:tabs>
          <w:tab w:val="num" w:pos="3600"/>
        </w:tabs>
        <w:ind w:left="3600" w:hanging="360"/>
      </w:pPr>
      <w:rPr>
        <w:rFonts w:ascii="Wingdings" w:hAnsi="Wingdings" w:hint="default"/>
      </w:rPr>
    </w:lvl>
    <w:lvl w:ilvl="5" w:tplc="C5F269BA" w:tentative="1">
      <w:start w:val="1"/>
      <w:numFmt w:val="bullet"/>
      <w:lvlText w:val=""/>
      <w:lvlJc w:val="left"/>
      <w:pPr>
        <w:tabs>
          <w:tab w:val="num" w:pos="4320"/>
        </w:tabs>
        <w:ind w:left="4320" w:hanging="360"/>
      </w:pPr>
      <w:rPr>
        <w:rFonts w:ascii="Wingdings" w:hAnsi="Wingdings" w:hint="default"/>
      </w:rPr>
    </w:lvl>
    <w:lvl w:ilvl="6" w:tplc="76C60E40" w:tentative="1">
      <w:start w:val="1"/>
      <w:numFmt w:val="bullet"/>
      <w:lvlText w:val=""/>
      <w:lvlJc w:val="left"/>
      <w:pPr>
        <w:tabs>
          <w:tab w:val="num" w:pos="5040"/>
        </w:tabs>
        <w:ind w:left="5040" w:hanging="360"/>
      </w:pPr>
      <w:rPr>
        <w:rFonts w:ascii="Wingdings" w:hAnsi="Wingdings" w:hint="default"/>
      </w:rPr>
    </w:lvl>
    <w:lvl w:ilvl="7" w:tplc="01C2A6A0" w:tentative="1">
      <w:start w:val="1"/>
      <w:numFmt w:val="bullet"/>
      <w:lvlText w:val=""/>
      <w:lvlJc w:val="left"/>
      <w:pPr>
        <w:tabs>
          <w:tab w:val="num" w:pos="5760"/>
        </w:tabs>
        <w:ind w:left="5760" w:hanging="360"/>
      </w:pPr>
      <w:rPr>
        <w:rFonts w:ascii="Wingdings" w:hAnsi="Wingdings" w:hint="default"/>
      </w:rPr>
    </w:lvl>
    <w:lvl w:ilvl="8" w:tplc="E8E416A2" w:tentative="1">
      <w:start w:val="1"/>
      <w:numFmt w:val="bullet"/>
      <w:lvlText w:val=""/>
      <w:lvlJc w:val="left"/>
      <w:pPr>
        <w:tabs>
          <w:tab w:val="num" w:pos="6480"/>
        </w:tabs>
        <w:ind w:left="6480" w:hanging="360"/>
      </w:pPr>
      <w:rPr>
        <w:rFonts w:ascii="Wingdings" w:hAnsi="Wingdings" w:hint="default"/>
      </w:rPr>
    </w:lvl>
  </w:abstractNum>
  <w:num w:numId="1" w16cid:durableId="12249460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ha Pyrhönen (LUT)">
    <w15:presenceInfo w15:providerId="AD" w15:userId="S::Juha.Pyrhonen@lut.fi::b91cf7d3-a325-434d-b80e-608d750dbbda"/>
  </w15:person>
  <w15:person w15:author="Ahti Jaatinen-Värri (LUT)">
    <w15:presenceInfo w15:providerId="AD" w15:userId="S::Ahti.Jaatinen-Varri@lut.fi::51b08bf8-ca71-4419-a2d8-a3e2e0e994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C66"/>
    <w:rsid w:val="00065654"/>
    <w:rsid w:val="00112047"/>
    <w:rsid w:val="00143C66"/>
    <w:rsid w:val="001A1591"/>
    <w:rsid w:val="002913A1"/>
    <w:rsid w:val="00315620"/>
    <w:rsid w:val="00463F16"/>
    <w:rsid w:val="004A6531"/>
    <w:rsid w:val="004C1391"/>
    <w:rsid w:val="00525D87"/>
    <w:rsid w:val="005324F2"/>
    <w:rsid w:val="00596F8C"/>
    <w:rsid w:val="00644275"/>
    <w:rsid w:val="006A46BC"/>
    <w:rsid w:val="006A5039"/>
    <w:rsid w:val="006D0345"/>
    <w:rsid w:val="00767458"/>
    <w:rsid w:val="00781BA8"/>
    <w:rsid w:val="007D6A5D"/>
    <w:rsid w:val="007F6B1C"/>
    <w:rsid w:val="0089013C"/>
    <w:rsid w:val="008B4BA5"/>
    <w:rsid w:val="008B6057"/>
    <w:rsid w:val="008F0D1D"/>
    <w:rsid w:val="00923BB7"/>
    <w:rsid w:val="00934A22"/>
    <w:rsid w:val="00967E0A"/>
    <w:rsid w:val="009E4598"/>
    <w:rsid w:val="00B548DC"/>
    <w:rsid w:val="00B56ACF"/>
    <w:rsid w:val="00BC59DF"/>
    <w:rsid w:val="00BF4E30"/>
    <w:rsid w:val="00C0384E"/>
    <w:rsid w:val="00CB6BF4"/>
    <w:rsid w:val="00D96F25"/>
    <w:rsid w:val="00D97760"/>
    <w:rsid w:val="00DC7FE8"/>
    <w:rsid w:val="00E50776"/>
    <w:rsid w:val="00E66646"/>
    <w:rsid w:val="00F076ED"/>
    <w:rsid w:val="00F41FF9"/>
    <w:rsid w:val="00F86960"/>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1E360"/>
  <w15:chartTrackingRefBased/>
  <w15:docId w15:val="{92B001F3-66BA-439A-ACA6-8227EF8F5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43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C6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43C6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43C6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43C6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43C6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43C6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43C6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43C6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43C6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43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C6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43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C6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43C66"/>
    <w:pPr>
      <w:spacing w:before="160"/>
      <w:jc w:val="center"/>
    </w:pPr>
    <w:rPr>
      <w:i/>
      <w:iCs/>
      <w:color w:val="404040" w:themeColor="text1" w:themeTint="BF"/>
    </w:rPr>
  </w:style>
  <w:style w:type="character" w:customStyle="1" w:styleId="QuoteChar">
    <w:name w:val="Quote Char"/>
    <w:basedOn w:val="DefaultParagraphFont"/>
    <w:link w:val="Quote"/>
    <w:uiPriority w:val="29"/>
    <w:rsid w:val="00143C66"/>
    <w:rPr>
      <w:i/>
      <w:iCs/>
      <w:color w:val="404040" w:themeColor="text1" w:themeTint="BF"/>
      <w:lang w:val="en-GB"/>
    </w:rPr>
  </w:style>
  <w:style w:type="paragraph" w:styleId="ListParagraph">
    <w:name w:val="List Paragraph"/>
    <w:basedOn w:val="Normal"/>
    <w:uiPriority w:val="34"/>
    <w:qFormat/>
    <w:rsid w:val="00143C66"/>
    <w:pPr>
      <w:ind w:left="720"/>
      <w:contextualSpacing/>
    </w:pPr>
  </w:style>
  <w:style w:type="character" w:styleId="IntenseEmphasis">
    <w:name w:val="Intense Emphasis"/>
    <w:basedOn w:val="DefaultParagraphFont"/>
    <w:uiPriority w:val="21"/>
    <w:qFormat/>
    <w:rsid w:val="00143C66"/>
    <w:rPr>
      <w:i/>
      <w:iCs/>
      <w:color w:val="0F4761" w:themeColor="accent1" w:themeShade="BF"/>
    </w:rPr>
  </w:style>
  <w:style w:type="paragraph" w:styleId="IntenseQuote">
    <w:name w:val="Intense Quote"/>
    <w:basedOn w:val="Normal"/>
    <w:next w:val="Normal"/>
    <w:link w:val="IntenseQuoteChar"/>
    <w:uiPriority w:val="30"/>
    <w:qFormat/>
    <w:rsid w:val="00143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C66"/>
    <w:rPr>
      <w:i/>
      <w:iCs/>
      <w:color w:val="0F4761" w:themeColor="accent1" w:themeShade="BF"/>
      <w:lang w:val="en-GB"/>
    </w:rPr>
  </w:style>
  <w:style w:type="character" w:styleId="IntenseReference">
    <w:name w:val="Intense Reference"/>
    <w:basedOn w:val="DefaultParagraphFont"/>
    <w:uiPriority w:val="32"/>
    <w:qFormat/>
    <w:rsid w:val="00143C66"/>
    <w:rPr>
      <w:b/>
      <w:bCs/>
      <w:smallCaps/>
      <w:color w:val="0F4761" w:themeColor="accent1" w:themeShade="BF"/>
      <w:spacing w:val="5"/>
    </w:rPr>
  </w:style>
  <w:style w:type="character" w:styleId="PlaceholderText">
    <w:name w:val="Placeholder Text"/>
    <w:basedOn w:val="DefaultParagraphFont"/>
    <w:uiPriority w:val="99"/>
    <w:semiHidden/>
    <w:rsid w:val="00143C66"/>
    <w:rPr>
      <w:color w:val="666666"/>
    </w:rPr>
  </w:style>
  <w:style w:type="paragraph" w:styleId="Footer">
    <w:name w:val="footer"/>
    <w:basedOn w:val="Normal"/>
    <w:link w:val="FooterChar"/>
    <w:uiPriority w:val="99"/>
    <w:unhideWhenUsed/>
    <w:rsid w:val="00143C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3C66"/>
    <w:rPr>
      <w:lang w:val="en-GB"/>
    </w:rPr>
  </w:style>
  <w:style w:type="character" w:styleId="CommentReference">
    <w:name w:val="annotation reference"/>
    <w:basedOn w:val="DefaultParagraphFont"/>
    <w:uiPriority w:val="99"/>
    <w:semiHidden/>
    <w:unhideWhenUsed/>
    <w:rsid w:val="005324F2"/>
    <w:rPr>
      <w:sz w:val="16"/>
      <w:szCs w:val="16"/>
    </w:rPr>
  </w:style>
  <w:style w:type="paragraph" w:styleId="CommentText">
    <w:name w:val="annotation text"/>
    <w:basedOn w:val="Normal"/>
    <w:link w:val="CommentTextChar"/>
    <w:uiPriority w:val="99"/>
    <w:unhideWhenUsed/>
    <w:rsid w:val="005324F2"/>
    <w:pPr>
      <w:spacing w:line="240" w:lineRule="auto"/>
    </w:pPr>
    <w:rPr>
      <w:sz w:val="20"/>
      <w:szCs w:val="20"/>
    </w:rPr>
  </w:style>
  <w:style w:type="character" w:customStyle="1" w:styleId="CommentTextChar">
    <w:name w:val="Comment Text Char"/>
    <w:basedOn w:val="DefaultParagraphFont"/>
    <w:link w:val="CommentText"/>
    <w:uiPriority w:val="99"/>
    <w:rsid w:val="005324F2"/>
    <w:rPr>
      <w:sz w:val="20"/>
      <w:szCs w:val="20"/>
      <w:lang w:val="en-GB"/>
    </w:rPr>
  </w:style>
  <w:style w:type="paragraph" w:styleId="CommentSubject">
    <w:name w:val="annotation subject"/>
    <w:basedOn w:val="CommentText"/>
    <w:next w:val="CommentText"/>
    <w:link w:val="CommentSubjectChar"/>
    <w:uiPriority w:val="99"/>
    <w:semiHidden/>
    <w:unhideWhenUsed/>
    <w:rsid w:val="005324F2"/>
    <w:rPr>
      <w:b/>
      <w:bCs/>
    </w:rPr>
  </w:style>
  <w:style w:type="character" w:customStyle="1" w:styleId="CommentSubjectChar">
    <w:name w:val="Comment Subject Char"/>
    <w:basedOn w:val="CommentTextChar"/>
    <w:link w:val="CommentSubject"/>
    <w:uiPriority w:val="99"/>
    <w:semiHidden/>
    <w:rsid w:val="005324F2"/>
    <w:rPr>
      <w:b/>
      <w:bCs/>
      <w:sz w:val="20"/>
      <w:szCs w:val="20"/>
      <w:lang w:val="en-GB"/>
    </w:rPr>
  </w:style>
  <w:style w:type="paragraph" w:styleId="Revision">
    <w:name w:val="Revision"/>
    <w:hidden/>
    <w:uiPriority w:val="99"/>
    <w:semiHidden/>
    <w:rsid w:val="00E66646"/>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89327">
      <w:bodyDiv w:val="1"/>
      <w:marLeft w:val="0"/>
      <w:marRight w:val="0"/>
      <w:marTop w:val="0"/>
      <w:marBottom w:val="0"/>
      <w:divBdr>
        <w:top w:val="none" w:sz="0" w:space="0" w:color="auto"/>
        <w:left w:val="none" w:sz="0" w:space="0" w:color="auto"/>
        <w:bottom w:val="none" w:sz="0" w:space="0" w:color="auto"/>
        <w:right w:val="none" w:sz="0" w:space="0" w:color="auto"/>
      </w:divBdr>
      <w:divsChild>
        <w:div w:id="1170563442">
          <w:marLeft w:val="547"/>
          <w:marRight w:val="0"/>
          <w:marTop w:val="43"/>
          <w:marBottom w:val="0"/>
          <w:divBdr>
            <w:top w:val="none" w:sz="0" w:space="0" w:color="auto"/>
            <w:left w:val="none" w:sz="0" w:space="0" w:color="auto"/>
            <w:bottom w:val="none" w:sz="0" w:space="0" w:color="auto"/>
            <w:right w:val="none" w:sz="0" w:space="0" w:color="auto"/>
          </w:divBdr>
        </w:div>
      </w:divsChild>
    </w:div>
    <w:div w:id="458257323">
      <w:bodyDiv w:val="1"/>
      <w:marLeft w:val="0"/>
      <w:marRight w:val="0"/>
      <w:marTop w:val="0"/>
      <w:marBottom w:val="0"/>
      <w:divBdr>
        <w:top w:val="none" w:sz="0" w:space="0" w:color="auto"/>
        <w:left w:val="none" w:sz="0" w:space="0" w:color="auto"/>
        <w:bottom w:val="none" w:sz="0" w:space="0" w:color="auto"/>
        <w:right w:val="none" w:sz="0" w:space="0" w:color="auto"/>
      </w:divBdr>
    </w:div>
    <w:div w:id="777145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06014c-c088-4a50-b503-4830bda7971c}" enabled="1" method="Standard" siteId="{9d97530e-8f27-4137-a2a9-5cb4dcf26f2e}" contentBits="2" removed="0"/>
</clbl:labelList>
</file>

<file path=docProps/app.xml><?xml version="1.0" encoding="utf-8"?>
<Properties xmlns="http://schemas.openxmlformats.org/officeDocument/2006/extended-properties" xmlns:vt="http://schemas.openxmlformats.org/officeDocument/2006/docPropsVTypes">
  <Template>Normal.dotm</Template>
  <TotalTime>1298</TotalTime>
  <Pages>2</Pages>
  <Words>437</Words>
  <Characters>3542</Characters>
  <Application>Microsoft Office Word</Application>
  <DocSecurity>0</DocSecurity>
  <Lines>29</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Ahti Jaatinen-Värri (LUT)</dc:creator>
  <cp:keywords/>
  <dc:description/>
  <cp:lastModifiedBy>Ahti Jaatinen-Värri (LUT)</cp:lastModifiedBy>
  <cp:revision>15</cp:revision>
  <dcterms:created xsi:type="dcterms:W3CDTF">2026-10-02T08:10:00Z</dcterms:created>
  <dcterms:modified xsi:type="dcterms:W3CDTF">2026-10-06T07:24:00Z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7b1ef34f,6ad391f8,735c5eb7</vt:lpwstr>
  </property>
  <property fmtid="{D5CDD505-2E9C-101B-9397-08002B2CF9AE}" pid="3" name="ClassificationContentMarkingFooterFontProps">
    <vt:lpwstr>#000000,10,Calibri</vt:lpwstr>
  </property>
  <property fmtid="{D5CDD505-2E9C-101B-9397-08002B2CF9AE}" pid="4" name="ClassificationContentMarkingFooterText">
    <vt:lpwstr>LUT Group Confidential - Other information (3Y)</vt:lpwstr>
  </property>
</Properties>
</file>