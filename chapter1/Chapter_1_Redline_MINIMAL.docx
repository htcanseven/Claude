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Chapter 1 — Tracked Changes (word level): original draft → MINIMAL version</w:t>
      </w:r>
    </w:p>
    <w:p>
      <w:r>
        <w:rPr>
          <w:i/>
          <w:color w:val="444444"/>
          <w:sz w:val="19"/>
        </w:rPr>
        <w:t>Word tracked-changes comparison of the original draft against the revised chapter. Open Review → Tracking and set the display to All Markup to step through every change; Accept and Reject work normally. Track Changes is left switched on, so any further edits are also recorded.</w:t>
      </w:r>
    </w:p>
    <w:p>
      <w:r>
        <w:rPr>
          <w:i/>
          <w:color w:val="444444"/>
          <w:sz w:val="19"/>
        </w:rPr>
        <w:t>The original draft stored Greek letters as Symbol-font characters and eight equations as Word equation objects. These have been resolved to plain Unicode on both sides so that they do not appear as spurious differences. Figures and tables are compared as text.</w:t>
      </w:r>
    </w:p>
    <w:p/>
    <w:p>
      <w:r>
        <w:rPr>
          <w:b/>
        </w:rPr>
        <w:t>Summary of changes in this version</w:t>
      </w:r>
    </w:p>
    <w:p>
      <w:pPr>
        <w:pStyle w:val="ListNumber"/>
      </w:pPr>
      <w:r>
        <w:rPr>
          <w:sz w:val="20"/>
        </w:rPr>
        <w:t>Scaling table corrected. The draft's table mixed a fixed-geometry path with a tip-speed-limited path in one set of rows. Along the tip-speed-limited constant-power path, windage loss is unchanged rather than 8x, and iron loss doubles rather than quadruples.</w:t>
      </w:r>
    </w:p>
    <w:p>
      <w:pPr>
        <w:pStyle w:val="ListNumber"/>
      </w:pPr>
      <w:r>
        <w:rPr>
          <w:sz w:val="20"/>
        </w:rPr>
        <w:t>Rotordynamic scaling added. The first bending critical speed falls as the cube of design speed while operating speed rises linearly, so the margin degrades as the fourth power: doubling the speed costs a factor of 16. This constraint was absent from the draft.</w:t>
      </w:r>
    </w:p>
    <w:p>
      <w:pPr>
        <w:pStyle w:val="ListNumber"/>
      </w:pPr>
      <w:r>
        <w:rPr>
          <w:sz w:val="20"/>
        </w:rPr>
        <w:t>Three design paths separated explicitly (fixed geometry, tip-speed limited, length capped). Every column of the new table names its path.</w:t>
      </w:r>
    </w:p>
    <w:p>
      <w:pPr>
        <w:pStyle w:val="ListNumber"/>
      </w:pPr>
      <w:r>
        <w:rPr>
          <w:sz w:val="20"/>
        </w:rPr>
        <w:t>Square-cube thermal argument replaced, since it assumes an isotropic scaling that high-speed machines do not follow.</w:t>
      </w:r>
    </w:p>
    <w:p>
      <w:pPr>
        <w:pStyle w:val="ListNumber"/>
      </w:pPr>
      <w:r>
        <w:rPr>
          <w:sz w:val="20"/>
        </w:rPr>
        <w:t>Centrifugal stress quantified, with the doubling caused by a central bore now derived rather than asserted.</w:t>
      </w:r>
    </w:p>
    <w:p>
      <w:pPr>
        <w:pStyle w:val="ListNumber"/>
      </w:pPr>
      <w:r>
        <w:rPr>
          <w:sz w:val="20"/>
        </w:rPr>
        <w:t>Two drafting artefacts removed from the fP passage ('without external resources provided...', '...in the current context').</w:t>
      </w:r>
    </w:p>
    <w:p>
      <w:pPr>
        <w:pStyle w:val="ListNumber"/>
      </w:pPr>
      <w:r>
        <w:rPr>
          <w:sz w:val="20"/>
        </w:rPr>
        <w:t>The 180 000 kW/s threshold withdrawn; fP presented as a proposed drive-system figure of merit with calibration deferred to Chapter 2.</w:t>
      </w:r>
    </w:p>
    <w:p>
      <w:pPr>
        <w:pStyle w:val="ListNumber"/>
      </w:pPr>
      <w:r>
        <w:rPr>
          <w:sz w:val="20"/>
        </w:rPr>
        <w:t>Fourfold repetition of the industrial-versus-mobile contrast consolidated into one section and one table.</w:t>
      </w:r>
    </w:p>
    <w:p>
      <w:pPr>
        <w:pStyle w:val="ListNumber"/>
      </w:pPr>
      <w:r>
        <w:rPr>
          <w:sz w:val="20"/>
        </w:rPr>
        <w:t>Trilemma recast as three constraints plus a converter gate.</w:t>
      </w:r>
    </w:p>
    <w:p>
      <w:pPr>
        <w:pStyle w:val="ListNumber"/>
      </w:pPr>
      <w:r>
        <w:rPr>
          <w:sz w:val="20"/>
        </w:rPr>
        <w:t>Roadmap rewritten from 19 chapters in six parts to 12 chapters in four parts.</w:t>
      </w:r>
    </w:p>
    <w:p>
      <w:pPr>
        <w:pStyle w:val="ListNumber"/>
      </w:pPr>
      <w:r>
        <w:rPr>
          <w:sz w:val="20"/>
        </w:rPr>
        <w:t>Planning skeleton removed from the head of the chapter.</w:t>
      </w:r>
    </w:p>
    <w:p>
      <w:pPr>
        <w:pStyle w:val="ListNumber"/>
      </w:pPr>
      <w:r>
        <w:rPr>
          <w:sz w:val="20"/>
        </w:rPr>
        <w:t>Worked example added: the Voltcar machine carried through all three criteria and on to the converter requirement.</w:t>
      </w:r>
    </w:p>
    <w:p>
      <w:pPr>
        <w:pStyle w:val="ListNumber"/>
      </w:pPr>
      <w:r>
        <w:rPr>
          <w:sz w:val="20"/>
        </w:rPr>
        <w:t>Figure numbering corrected; eight figures now specified and all eight supplied.</w:t>
      </w:r>
    </w:p>
    <w:p>
      <w:pPr>
        <w:pStyle w:val="ListNumber"/>
      </w:pPr>
      <w:r>
        <w:rPr>
          <w:sz w:val="20"/>
        </w:rPr>
        <w:t>Original section structure and numbering retained throughout, so this version can be reviewed side by side with the draft.</w:t>
      </w:r>
    </w:p>
    <w:p>
      <w:pPr>
        <w:pStyle w:val="ListNumber"/>
      </w:pPr>
      <w:r>
        <w:rPr>
          <w:sz w:val="20"/>
        </w:rPr>
        <w:t>This redline is marked up word by word: both documents were diffed as a single token stream, so changes appear at the level of individual words and phrases rather than whole paragraphs.</w:t>
      </w:r>
    </w:p>
    <w:p>
      <w:r>
        <w:br w:type="page"/>
      </w:r>
    </w:p>
    <w:p>
      <w:pPr>
        <w:pStyle w:val="Heading1"/>
      </w:pPr>
      <w:del w:id="1001" w:author="Chapter 1 revision" w:date="2026-09-02T00:00:00Z">
        <w:r>
          <w:delText xml:space="preserve">1.1 Introduction: The high-speed landscape </w:delText>
        </w:r>
      </w:del>
      <w:ins w:id="1002" w:author="Chapter 1 revision" w:date="2026-09-02T00:00:00Z">
        <w:r>
          <w:t xml:space="preserve">1 Introduction </w:t>
        </w:r>
      </w:ins>
    </w:p>
    <w:p>
      <w:pPr>
        <w:rPr>
          <w:del w:id="1003" w:author="Chapter 1 revision" w:date="2026-09-02T00:00:00Z"/>
        </w:rPr>
      </w:pPr>
      <w:del w:id="1004" w:author="Chapter 1 revision" w:date="2026-09-02T00:00:00Z">
        <w:r>
          <w:delText xml:space="preserve">1.1.1 Defining "high speed"</w:delText>
        </w:r>
      </w:del>
    </w:p>
    <w:p>
      <w:pPr>
        <w:rPr>
          <w:del w:id="1005" w:author="Chapter 1 revision" w:date="2026-09-02T00:00:00Z"/>
        </w:rPr>
      </w:pPr>
      <w:del w:id="1006" w:author="Chapter 1 revision" w:date="2026-09-02T00:00:00Z">
        <w:r>
          <w:delText xml:space="preserve">The r/min fallacy: Why speed is a relative term.</w:delText>
        </w:r>
      </w:del>
    </w:p>
    <w:p>
      <w:pPr>
        <w:rPr>
          <w:del w:id="1007" w:author="Chapter 1 revision" w:date="2026-09-02T00:00:00Z"/>
        </w:rPr>
      </w:pPr>
      <w:del w:id="1008" w:author="Chapter 1 revision" w:date="2026-09-02T00:00:00Z">
        <w:r>
          <w:delText xml:space="preserve">The peripheral tip speed (vtip) as the primary mechanical benchmark.</w:delText>
        </w:r>
      </w:del>
    </w:p>
    <w:p>
      <w:pPr>
        <w:rPr>
          <w:del w:id="1009" w:author="Chapter 1 revision" w:date="2026-09-02T00:00:00Z"/>
        </w:rPr>
      </w:pPr>
      <w:del w:id="1010" w:author="Chapter 1 revision" w:date="2026-09-02T00:00:00Z">
        <w:r>
          <w:delText xml:space="preserve">The fP (frequency-power) product as the electromagnetic benchmark.</w:delText>
        </w:r>
      </w:del>
    </w:p>
    <w:p>
      <w:pPr>
        <w:rPr>
          <w:del w:id="1011" w:author="Chapter 1 revision" w:date="2026-09-02T00:00:00Z"/>
        </w:rPr>
      </w:pPr>
      <w:del w:id="1012" w:author="Chapter 1 revision" w:date="2026-09-02T00:00:00Z">
        <w:r>
          <w:delText xml:space="preserve">1.1.2 Historical context and the direct-drive revolution</w:delText>
        </w:r>
      </w:del>
    </w:p>
    <w:p>
      <w:pPr>
        <w:rPr>
          <w:del w:id="1013" w:author="Chapter 1 revision" w:date="2026-09-02T00:00:00Z"/>
        </w:rPr>
      </w:pPr>
      <w:del w:id="1014" w:author="Chapter 1 revision" w:date="2026-09-02T00:00:00Z">
        <w:r>
          <w:delText xml:space="preserve">Transition from geared systems to integrated high-speed units.</w:delText>
        </w:r>
      </w:del>
    </w:p>
    <w:p>
      <w:pPr>
        <w:rPr>
          <w:del w:id="1015" w:author="Chapter 1 revision" w:date="2026-09-02T00:00:00Z"/>
        </w:rPr>
      </w:pPr>
      <w:del w:id="1016" w:author="Chapter 1 revision" w:date="2026-09-02T00:00:00Z">
        <w:r>
          <w:delText xml:space="preserve">1.2. The two paradigms: Industrial vs. mobile HS machines</w:delText>
        </w:r>
      </w:del>
    </w:p>
    <w:p>
      <w:pPr>
        <w:rPr>
          <w:del w:id="1017" w:author="Chapter 1 revision" w:date="2026-09-02T00:00:00Z"/>
        </w:rPr>
      </w:pPr>
      <w:del w:id="1018" w:author="Chapter 1 revision" w:date="2026-09-02T00:00:00Z">
        <w:r>
          <w:delText xml:space="preserve">1.2.1 Industrial high-speed machines (The "stationary" approach)</w:delText>
        </w:r>
      </w:del>
    </w:p>
    <w:p>
      <w:pPr>
        <w:rPr>
          <w:del w:id="1019" w:author="Chapter 1 revision" w:date="2026-09-02T00:00:00Z"/>
        </w:rPr>
      </w:pPr>
      <w:del w:id="1020" w:author="Chapter 1 revision" w:date="2026-09-02T00:00:00Z">
        <w:r>
          <w:delText xml:space="preserve">Applications: Centrifugal compressors, wastewater aeration, energy recovery.</w:delText>
        </w:r>
      </w:del>
    </w:p>
    <w:p>
      <w:pPr>
        <w:rPr>
          <w:del w:id="1021" w:author="Chapter 1 revision" w:date="2026-09-02T00:00:00Z"/>
        </w:rPr>
      </w:pPr>
      <w:del w:id="1022" w:author="Chapter 1 revision" w:date="2026-09-02T00:00:00Z">
        <w:r>
          <w:delText xml:space="preserve">Topology: Low pole-count (2-pole IM, 2/4-pole SPM).</w:delText>
        </w:r>
      </w:del>
    </w:p>
    <w:p>
      <w:pPr>
        <w:rPr>
          <w:del w:id="1023" w:author="Chapter 1 revision" w:date="2026-09-02T00:00:00Z"/>
        </w:rPr>
      </w:pPr>
      <w:del w:id="1024" w:author="Chapter 1 revision" w:date="2026-09-02T00:00:00Z">
        <w:r>
          <w:delText xml:space="preserve">Strategy: Use of high-strength carbon fiber (CF) sleeves and moderate frequencies.</w:delText>
        </w:r>
      </w:del>
    </w:p>
    <w:p>
      <w:pPr>
        <w:rPr>
          <w:del w:id="1025" w:author="Chapter 1 revision" w:date="2026-09-02T00:00:00Z"/>
        </w:rPr>
      </w:pPr>
      <w:del w:id="1026" w:author="Chapter 1 revision" w:date="2026-09-02T00:00:00Z">
        <w:r>
          <w:delText xml:space="preserve">Power electronics: Compatibility with high-power IGBT converters.</w:delText>
        </w:r>
      </w:del>
    </w:p>
    <w:p>
      <w:pPr>
        <w:rPr>
          <w:del w:id="1027" w:author="Chapter 1 revision" w:date="2026-09-02T00:00:00Z"/>
        </w:rPr>
      </w:pPr>
      <w:del w:id="1028" w:author="Chapter 1 revision" w:date="2026-09-02T00:00:00Z">
        <w:r>
          <w:delText xml:space="preserve">1.2.2 High-specific-power HS machines (The "mobile" approach)</w:delText>
        </w:r>
      </w:del>
    </w:p>
    <w:p>
      <w:pPr>
        <w:rPr>
          <w:del w:id="1029" w:author="Chapter 1 revision" w:date="2026-09-02T00:00:00Z"/>
        </w:rPr>
      </w:pPr>
      <w:del w:id="1030" w:author="Chapter 1 revision" w:date="2026-09-02T00:00:00Z">
        <w:r>
          <w:delText xml:space="preserve">Applications: EV Traction, aerospace propulsion, turbo-compounding.</w:delText>
        </w:r>
      </w:del>
    </w:p>
    <w:p>
      <w:pPr>
        <w:rPr>
          <w:del w:id="1031" w:author="Chapter 1 revision" w:date="2026-09-02T00:00:00Z"/>
        </w:rPr>
      </w:pPr>
      <w:del w:id="1032" w:author="Chapter 1 revision" w:date="2026-09-02T00:00:00Z">
        <w:r>
          <w:delText xml:space="preserve">Topology: Multi-pole interior PMSM (IPM) and reluctance-aided designs.</w:delText>
        </w:r>
      </w:del>
    </w:p>
    <w:p>
      <w:pPr>
        <w:rPr>
          <w:del w:id="1033" w:author="Chapter 1 revision" w:date="2026-09-02T00:00:00Z"/>
        </w:rPr>
      </w:pPr>
      <w:del w:id="1034" w:author="Chapter 1 revision" w:date="2026-09-02T00:00:00Z">
        <w:r>
          <w:delText xml:space="preserve">Strategy: Mass minimization via high pole counts and stator yoke reduction.</w:delText>
        </w:r>
      </w:del>
    </w:p>
    <w:p>
      <w:pPr>
        <w:rPr>
          <w:del w:id="1035" w:author="Chapter 1 revision" w:date="2026-09-02T00:00:00Z"/>
        </w:rPr>
      </w:pPr>
      <w:del w:id="1036" w:author="Chapter 1 revision" w:date="2026-09-02T00:00:00Z">
        <w:r>
          <w:delText xml:space="preserve">Power Electronics: The necessity of wide bandgap (SiC/GaN) for high fundamental frequencies.</w:delText>
        </w:r>
      </w:del>
    </w:p>
    <w:p>
      <w:pPr>
        <w:rPr>
          <w:del w:id="1037" w:author="Chapter 1 revision" w:date="2026-09-02T00:00:00Z"/>
        </w:rPr>
      </w:pPr>
      <w:del w:id="1038" w:author="Chapter 1 revision" w:date="2026-09-02T00:00:00Z">
        <w:r>
          <w:delText xml:space="preserve">1.3. Fundamental physical constraints</w:delText>
        </w:r>
      </w:del>
    </w:p>
    <w:p>
      <w:pPr>
        <w:rPr>
          <w:del w:id="1039" w:author="Chapter 1 revision" w:date="2026-09-02T00:00:00Z"/>
        </w:rPr>
      </w:pPr>
      <w:del w:id="1040" w:author="Chapter 1 revision" w:date="2026-09-02T00:00:00Z">
        <w:r>
          <w:delText xml:space="preserve">1.3.1 Mechanical limits: The rΩ 2 wall</w:delText>
        </w:r>
      </w:del>
    </w:p>
    <w:p>
      <w:pPr>
        <w:rPr>
          <w:del w:id="1041" w:author="Chapter 1 revision" w:date="2026-09-02T00:00:00Z"/>
        </w:rPr>
      </w:pPr>
      <w:del w:id="1042" w:author="Chapter 1 revision" w:date="2026-09-02T00:00:00Z">
        <w:r>
          <w:delText xml:space="preserve">Centrifugal stress distribution in solid vs. laminated rotors.</w:delText>
        </w:r>
      </w:del>
    </w:p>
    <w:p>
      <w:pPr>
        <w:rPr>
          <w:del w:id="1043" w:author="Chapter 1 revision" w:date="2026-09-02T00:00:00Z"/>
        </w:rPr>
      </w:pPr>
      <w:del w:id="1044" w:author="Chapter 1 revision" w:date="2026-09-02T00:00:00Z">
        <w:r>
          <w:delText xml:space="preserve">Material fatigue and the "retention system" (sleeves vs. buried magnets).</w:delText>
        </w:r>
      </w:del>
    </w:p>
    <w:p>
      <w:pPr>
        <w:rPr>
          <w:del w:id="1045" w:author="Chapter 1 revision" w:date="2026-09-02T00:00:00Z"/>
        </w:rPr>
      </w:pPr>
      <w:del w:id="1046" w:author="Chapter 1 revision" w:date="2026-09-02T00:00:00Z">
        <w:r>
          <w:delText xml:space="preserve">1.3.2 Rotordynamics and critical speeds</w:delText>
        </w:r>
      </w:del>
    </w:p>
    <w:p>
      <w:pPr>
        <w:rPr>
          <w:del w:id="1047" w:author="Chapter 1 revision" w:date="2026-09-02T00:00:00Z"/>
        </w:rPr>
      </w:pPr>
      <w:del w:id="1048" w:author="Chapter 1 revision" w:date="2026-09-02T00:00:00Z">
        <w:r>
          <w:delText xml:space="preserve">The l/D ratio challenge: Why HS machines are often "long and thin."</w:delText>
        </w:r>
      </w:del>
    </w:p>
    <w:p>
      <w:pPr>
        <w:rPr>
          <w:del w:id="1049" w:author="Chapter 1 revision" w:date="2026-09-02T00:00:00Z"/>
        </w:rPr>
      </w:pPr>
      <w:del w:id="1050" w:author="Chapter 1 revision" w:date="2026-09-02T00:00:00Z">
        <w:r>
          <w:delText xml:space="preserve">Bearing technologies: From ball bearings to active magnetic bearings (AMB).</w:delText>
        </w:r>
      </w:del>
    </w:p>
    <w:p>
      <w:pPr>
        <w:rPr>
          <w:del w:id="1051" w:author="Chapter 1 revision" w:date="2026-09-02T00:00:00Z"/>
        </w:rPr>
      </w:pPr>
      <w:del w:id="1052" w:author="Chapter 1 revision" w:date="2026-09-02T00:00:00Z">
        <w:r>
          <w:delText xml:space="preserve">1.3.3 Aerodynamic and windage losses</w:delText>
        </w:r>
      </w:del>
    </w:p>
    <w:p>
      <w:pPr>
        <w:rPr>
          <w:del w:id="1053" w:author="Chapter 1 revision" w:date="2026-09-02T00:00:00Z"/>
        </w:rPr>
      </w:pPr>
      <w:del w:id="1054" w:author="Chapter 1 revision" w:date="2026-09-02T00:00:00Z">
        <w:r>
          <w:delText xml:space="preserve">Turbulence in the air gap and the Ω 3 loss scaling.</w:delText>
        </w:r>
      </w:del>
    </w:p>
    <w:p>
      <w:pPr>
        <w:rPr>
          <w:del w:id="1055" w:author="Chapter 1 revision" w:date="2026-09-02T00:00:00Z"/>
        </w:rPr>
      </w:pPr>
      <w:del w:id="1056" w:author="Chapter 1 revision" w:date="2026-09-02T00:00:00Z">
        <w:r>
          <w:delText xml:space="preserve">1.4. The Role of the power electronic interface</w:delText>
        </w:r>
      </w:del>
    </w:p>
    <w:p>
      <w:pPr>
        <w:rPr>
          <w:del w:id="1057" w:author="Chapter 1 revision" w:date="2026-09-02T00:00:00Z"/>
        </w:rPr>
      </w:pPr>
      <w:del w:id="1058" w:author="Chapter 1 revision" w:date="2026-09-02T00:00:00Z">
        <w:r>
          <w:delText xml:space="preserve">1.4.1 Switching frequency vs. fundamental frequency</w:delText>
        </w:r>
      </w:del>
    </w:p>
    <w:p>
      <w:pPr>
        <w:rPr>
          <w:del w:id="1059" w:author="Chapter 1 revision" w:date="2026-09-02T00:00:00Z"/>
        </w:rPr>
      </w:pPr>
      <w:del w:id="1060" w:author="Chapter 1 revision" w:date="2026-09-02T00:00:00Z">
        <w:r>
          <w:delText xml:space="preserve">The fsw/f1 ratio and its impact on current THD and rotor heating.</w:delText>
        </w:r>
      </w:del>
    </w:p>
    <w:p>
      <w:pPr>
        <w:rPr>
          <w:del w:id="1061" w:author="Chapter 1 revision" w:date="2026-09-02T00:00:00Z"/>
        </w:rPr>
      </w:pPr>
      <w:del w:id="1062" w:author="Chapter 1 revision" w:date="2026-09-02T00:00:00Z">
        <w:r>
          <w:delText xml:space="preserve">1.4.2 The silicon carbide (SiC) catalyst</w:delText>
        </w:r>
      </w:del>
    </w:p>
    <w:p>
      <w:pPr>
        <w:rPr>
          <w:del w:id="1063" w:author="Chapter 1 revision" w:date="2026-09-02T00:00:00Z"/>
        </w:rPr>
      </w:pPr>
      <w:del w:id="1064" w:author="Chapter 1 revision" w:date="2026-09-02T00:00:00Z">
        <w:r>
          <w:delText xml:space="preserve">How WBG devices solved the "Frequency Bottleneck" for high-pole-count traction motors.</w:delText>
        </w:r>
      </w:del>
    </w:p>
    <w:p>
      <w:pPr>
        <w:rPr>
          <w:del w:id="1065" w:author="Chapter 1 revision" w:date="2026-09-02T00:00:00Z"/>
        </w:rPr>
      </w:pPr>
      <w:del w:id="1066" w:author="Chapter 1 revision" w:date="2026-09-02T00:00:00Z">
        <w:r>
          <w:delText xml:space="preserve">1.5. Scaling laws and dimensional analysis</w:delText>
        </w:r>
      </w:del>
    </w:p>
    <w:p>
      <w:pPr>
        <w:rPr>
          <w:del w:id="1067" w:author="Chapter 1 revision" w:date="2026-09-02T00:00:00Z"/>
        </w:rPr>
      </w:pPr>
      <w:del w:id="1068" w:author="Chapter 1 revision" w:date="2026-09-02T00:00:00Z">
        <w:r>
          <w:delText xml:space="preserve">1.5.1 Power density vs. speed</w:delText>
        </w:r>
      </w:del>
    </w:p>
    <w:p>
      <w:pPr>
        <w:rPr>
          <w:del w:id="1069" w:author="Chapter 1 revision" w:date="2026-09-02T00:00:00Z"/>
        </w:rPr>
      </w:pPr>
      <w:del w:id="1070" w:author="Chapter 1 revision" w:date="2026-09-02T00:00:00Z">
        <w:r>
          <w:delText xml:space="preserve">How the "Size of the Machine" scales with $\omega$—and where the law of diminishing returns begins.</w:delText>
        </w:r>
      </w:del>
    </w:p>
    <w:p>
      <w:pPr>
        <w:rPr>
          <w:del w:id="1071" w:author="Chapter 1 revision" w:date="2026-09-02T00:00:00Z"/>
        </w:rPr>
      </w:pPr>
      <w:del w:id="1072" w:author="Chapter 1 revision" w:date="2026-09-02T00:00:00Z">
        <w:r>
          <w:delText xml:space="preserve">1.5.2 Thermal scaling</w:delText>
        </w:r>
      </w:del>
    </w:p>
    <w:p>
      <w:pPr>
        <w:rPr>
          <w:del w:id="1073" w:author="Chapter 1 revision" w:date="2026-09-02T00:00:00Z"/>
        </w:rPr>
      </w:pPr>
      <w:del w:id="1074" w:author="Chapter 1 revision" w:date="2026-09-02T00:00:00Z">
        <w:r>
          <w:delText xml:space="preserve">The challenge of removing heat from a shrinking surface area.</w:delText>
        </w:r>
      </w:del>
    </w:p>
    <w:p>
      <w:pPr>
        <w:rPr>
          <w:del w:id="1075" w:author="Chapter 1 revision" w:date="2026-09-02T00:00:00Z"/>
        </w:rPr>
      </w:pPr>
      <w:del w:id="1076" w:author="Chapter 1 revision" w:date="2026-09-02T00:00:00Z">
        <w:r>
          <w:delText xml:space="preserve">1.6. Summary: Framing the design challenges ahead</w:delText>
        </w:r>
      </w:del>
    </w:p>
    <w:p>
      <w:pPr>
        <w:rPr>
          <w:del w:id="1077" w:author="Chapter 1 revision" w:date="2026-09-02T00:00:00Z"/>
        </w:rPr>
      </w:pPr>
      <w:del w:id="1078" w:author="Chapter 1 revision" w:date="2026-09-02T00:00:00Z">
        <w:r>
          <w:delText xml:space="preserve">Identifying the "High-Speed Trilemma" (Electromagnetic, Mechanical, Thermal).</w:delText>
        </w:r>
      </w:del>
    </w:p>
    <w:p>
      <w:pPr>
        <w:rPr>
          <w:del w:id="1079" w:author="Chapter 1 revision" w:date="2026-09-02T00:00:00Z"/>
        </w:rPr>
      </w:pPr>
      <w:del w:id="1080" w:author="Chapter 1 revision" w:date="2026-09-02T00:00:00Z">
        <w:r>
          <w:delText xml:space="preserve">Roadmap of the following book chapters.</w:delText>
        </w:r>
      </w:del>
    </w:p>
    <w:p>
      <w:pPr>
        <w:pStyle w:val="Heading2"/>
      </w:pPr>
      <w:r>
        <w:t xml:space="preserve">1.1 </w:t>
      </w:r>
      <w:del w:id="1081" w:author="Chapter 1 revision" w:date="2026-09-02T00:00:00Z">
        <w:r>
          <w:delText xml:space="preserve">Introduction: </w:delText>
        </w:r>
      </w:del>
      <w:r>
        <w:t xml:space="preserve">The High-Speed Landscape </w:t>
      </w:r>
    </w:p>
    <w:p>
      <w:pPr/>
      <w:r>
        <w:t xml:space="preserve">High-speed electrical machine design is the </w:t>
      </w:r>
      <w:del w:id="1082" w:author="Chapter 1 revision" w:date="2026-09-02T00:00:00Z">
        <w:r>
          <w:delText xml:space="preserve">art of balancing four mutually exclusive demands: </w:delText>
        </w:r>
      </w:del>
      <w:ins w:id="1083" w:author="Chapter 1 revision" w:date="2026-09-02T00:00:00Z">
        <w:r>
          <w:t xml:space="preserve">balancing of four demands that pull against one another: </w:t>
        </w:r>
      </w:ins>
      <w:r>
        <w:t xml:space="preserve">mechanical integrity, electromagnetic </w:t>
      </w:r>
      <w:del w:id="1084" w:author="Chapter 1 revision" w:date="2026-09-02T00:00:00Z">
        <w:r>
          <w:delText xml:space="preserve">efficiency, thermal management, and power electronic feasibility. While a standard 50/60 </w:delText>
        </w:r>
      </w:del>
      <w:ins w:id="1085" w:author="Chapter 1 revision" w:date="2026-09-02T00:00:00Z">
        <w:r>
          <w:t xml:space="preserve">performance, thermal management and power-electronic feasibility. A standard 50 or 60 </w:t>
        </w:r>
      </w:ins>
      <w:r>
        <w:t xml:space="preserve">Hz machine can be designed </w:t>
      </w:r>
      <w:del w:id="1086" w:author="Chapter 1 revision" w:date="2026-09-02T00:00:00Z">
        <w:r>
          <w:delText xml:space="preserve">using </w:delText>
        </w:r>
      </w:del>
      <w:ins w:id="1087" w:author="Chapter 1 revision" w:date="2026-09-02T00:00:00Z">
        <w:r>
          <w:t xml:space="preserve">from </w:t>
        </w:r>
      </w:ins>
      <w:r>
        <w:t xml:space="preserve">established rules of thumb, </w:t>
      </w:r>
      <w:del w:id="1088" w:author="Chapter 1 revision" w:date="2026-09-02T00:00:00Z">
        <w:r>
          <w:delText xml:space="preserve">a high-speed machine exists </w:delText>
        </w:r>
      </w:del>
      <w:ins w:id="1089" w:author="Chapter 1 revision" w:date="2026-09-02T00:00:00Z">
        <w:r>
          <w:t xml:space="preserve">with comfortable margins in every domain. A high-speed machine sits </w:t>
        </w:r>
      </w:ins>
      <w:r>
        <w:t xml:space="preserve">at the edge of </w:t>
      </w:r>
      <w:ins w:id="1090" w:author="Chapter 1 revision" w:date="2026-09-02T00:00:00Z">
        <w:r>
          <w:t xml:space="preserve">several </w:t>
        </w:r>
      </w:ins>
      <w:r>
        <w:t xml:space="preserve">material and switching </w:t>
      </w:r>
      <w:del w:id="1091" w:author="Chapter 1 revision" w:date="2026-09-02T00:00:00Z">
        <w:r>
          <w:delText xml:space="preserve">limits. At these velocities, a 1% </w:delText>
        </w:r>
      </w:del>
      <w:ins w:id="1092" w:author="Chapter 1 revision" w:date="2026-09-02T00:00:00Z">
        <w:r>
          <w:t xml:space="preserve">limits at once, and the margins are gone. A one per cent </w:t>
        </w:r>
      </w:ins>
      <w:r>
        <w:t xml:space="preserve">change in rotor diameter can </w:t>
      </w:r>
      <w:del w:id="1093" w:author="Chapter 1 revision" w:date="2026-09-02T00:00:00Z">
        <w:r>
          <w:delText xml:space="preserve">lead to catastrophic mechanical failure or a non-linear surge in windage losses; similarly, a slight </w:delText>
        </w:r>
      </w:del>
      <w:ins w:id="1094" w:author="Chapter 1 revision" w:date="2026-09-02T00:00:00Z">
        <w:r>
          <w:t xml:space="preserve">move a design from safe to failed; a small </w:t>
        </w:r>
      </w:ins>
      <w:r>
        <w:t xml:space="preserve">increase in pole count to save stator mass can push the </w:t>
      </w:r>
      <w:del w:id="1095" w:author="Chapter 1 revision" w:date="2026-09-02T00:00:00Z">
        <w:r>
          <w:delText xml:space="preserve">inverter beyond </w:delText>
        </w:r>
      </w:del>
      <w:ins w:id="1096" w:author="Chapter 1 revision" w:date="2026-09-02T00:00:00Z">
        <w:r>
          <w:t xml:space="preserve">converter past </w:t>
        </w:r>
      </w:ins>
      <w:r>
        <w:t xml:space="preserve">its stable switching limit. </w:t>
      </w:r>
    </w:p>
    <w:p>
      <w:pPr>
        <w:rPr>
          <w:ins w:id="1097" w:author="Chapter 1 revision" w:date="2026-09-02T00:00:00Z"/>
        </w:rPr>
      </w:pPr>
      <w:ins w:id="1098" w:author="Chapter 1 revision" w:date="2026-09-02T00:00:00Z">
        <w:r>
          <w:t xml:space="preserve">The design sequence itself changes as a result. Conventional practice proceeds outward from an electromagnetic specification: choose the loadings, size the bore, then verify mechanically and thermally. High-speed design runs the other way. The mechanical and rotordynamic limits fix the rotor geometry first, the converter fixes the admissible pole number, and the electromagnetic design is fitted into the space that remains.</w:t>
        </w:r>
      </w:ins>
    </w:p>
    <w:p>
      <w:pPr/>
      <w:del w:id="1099" w:author="Chapter 1 revision" w:date="2026-09-02T00:00:00Z">
        <w:r>
          <w:delText xml:space="preserve">The speed of a high-speed machine is not merely a mechanical rpm value; it </w:delText>
        </w:r>
      </w:del>
      <w:ins w:id="1100" w:author="Chapter 1 revision" w:date="2026-09-02T00:00:00Z">
        <w:r>
          <w:t xml:space="preserve">Speed in this context </w:t>
        </w:r>
      </w:ins>
      <w:r>
        <w:t xml:space="preserve">is an electrical </w:t>
      </w:r>
      <w:del w:id="1101" w:author="Chapter 1 revision" w:date="2026-09-02T00:00:00Z">
        <w:r>
          <w:delText xml:space="preserve">frequency challenge. The relationship between mechanical speed (n in r/min) and fundamental frequency (fs) is governed by </w:delText>
        </w:r>
      </w:del>
      <w:ins w:id="1102" w:author="Chapter 1 revision" w:date="2026-09-02T00:00:00Z">
        <w:r>
          <w:t xml:space="preserve">problem as much as a mechanical one. The fundamental frequency follows from the mechanical speed n in r/min and </w:t>
        </w:r>
      </w:ins>
      <w:r>
        <w:t xml:space="preserve">the pole-pair number </w:t>
      </w:r>
      <w:del w:id="1103" w:author="Chapter 1 revision" w:date="2026-09-02T00:00:00Z">
        <w:r>
          <w:delText xml:space="preserve">(p): </w:delText>
        </w:r>
      </w:del>
      <w:ins w:id="1104" w:author="Chapter 1 revision" w:date="2026-09-02T00:00:00Z">
        <w:r>
          <w:t xml:space="preserve">p as </w:t>
        </w:r>
      </w:ins>
    </w:p>
    <w:p>
      <w:pPr>
        <w:rPr>
          <w:ins w:id="1105" w:author="Chapter 1 revision" w:date="2026-09-02T00:00:00Z"/>
        </w:rPr>
      </w:pPr>
      <w:ins w:id="1106" w:author="Chapter 1 revision" w:date="2026-09-02T00:00:00Z">
        <w:r>
          <w:t xml:space="preserve">f₁ = p · n / 60 (1.1)</w:t>
        </w:r>
      </w:ins>
    </w:p>
    <w:p>
      <w:pPr>
        <w:rPr>
          <w:del w:id="1107" w:author="Chapter 1 revision" w:date="2026-09-02T00:00:00Z"/>
        </w:rPr>
      </w:pPr>
      <w:del w:id="1108" w:author="Chapter 1 revision" w:date="2026-09-02T00:00:00Z">
        <w:r>
          <w:delText xml:space="preserve">fs=np60.</w:delText>
        </w:r>
      </w:del>
    </w:p>
    <w:p>
      <w:pPr/>
      <w:del w:id="1109" w:author="Chapter 1 revision" w:date="2026-09-02T00:00:00Z">
        <w:r>
          <w:delText xml:space="preserve">In traditional industrial high-speed machines, designers often favor </w:delText>
        </w:r>
      </w:del>
      <w:ins w:id="1110" w:author="Chapter 1 revision" w:date="2026-09-02T00:00:00Z">
        <w:r>
          <w:t xml:space="preserve">Traditional industrial high-speed machines favour </w:t>
        </w:r>
      </w:ins>
      <w:r>
        <w:t xml:space="preserve">a low pole </w:t>
      </w:r>
      <w:del w:id="1111" w:author="Chapter 1 revision" w:date="2026-09-02T00:00:00Z">
        <w:r>
          <w:delText xml:space="preserve">count (p=1 or 2). This keeps the fundamental frequency low enough (typically &lt; 600 Hz) to be served by standard Silicon IGBT-based converters. However, as we push toward the high-specific-power paradigm required for traction or aerospace, we encounter a severe conflict: </w:delText>
        </w:r>
      </w:del>
      <w:ins w:id="1112" w:author="Chapter 1 revision" w:date="2026-09-02T00:00:00Z">
        <w:r>
          <w:t xml:space="preserve">count, which keeps f₁ below roughly 600 Hz and within reach of silicon IGBT converters. Machines designed for specific power invert this choice, and in doing so encounter a chain of conflicts: reducing mass requires thinning the stator yoke, which requires raising the pole count, which raises f₁ into the kilohertz range, which raises the switching frequency needed for acceptable current quality, which silicon devices cannot deliver without severe thermal derating. </w:t>
        </w:r>
      </w:ins>
    </w:p>
    <w:p>
      <w:pPr>
        <w:rPr>
          <w:del w:id="1113" w:author="Chapter 1 revision" w:date="2026-09-02T00:00:00Z"/>
        </w:rPr>
      </w:pPr>
      <w:del w:id="1114" w:author="Chapter 1 revision" w:date="2026-09-02T00:00:00Z">
        <w:r>
          <w:delText xml:space="preserve">The Stator Mass Conflict: To reduce the machine's mass, we must minimize the stator yoke, the back-iron. This requires increasing the pole-pair count (p).</w:delText>
        </w:r>
      </w:del>
    </w:p>
    <w:p>
      <w:pPr>
        <w:rPr>
          <w:del w:id="1115" w:author="Chapter 1 revision" w:date="2026-09-02T00:00:00Z"/>
        </w:rPr>
      </w:pPr>
      <w:del w:id="1116" w:author="Chapter 1 revision" w:date="2026-09-02T00:00:00Z">
        <w:r>
          <w:delText xml:space="preserve">The Switching Frequency Wall: Increasing p drives fs into the multi-kilohertz range. To maintain a high-quality current waveform and minimize rotor harmonic heating, the inverter's switching frequency (fsw) should ideally be 10, rather to 20 times the fundamental frequency.</w:delText>
        </w:r>
      </w:del>
    </w:p>
    <w:p>
      <w:pPr>
        <w:rPr>
          <w:del w:id="1117" w:author="Chapter 1 revision" w:date="2026-09-02T00:00:00Z"/>
        </w:rPr>
      </w:pPr>
      <w:del w:id="1118" w:author="Chapter 1 revision" w:date="2026-09-02T00:00:00Z">
        <w:r>
          <w:delText xml:space="preserve">The Thermal Limit of Silicon: Standard IGBTs struggle with high fsw due to excessive switching losses, leading to a significant thermal derating of the inverter. This often forces designers to compromise, either by accepting a heavier machine with fewer poles or by utilizing complex, heavy output filters that negate the weight savings of the high-speed motor.</w:delText>
        </w:r>
      </w:del>
    </w:p>
    <w:p>
      <w:pPr>
        <w:pStyle w:val="Heading3"/>
      </w:pPr>
      <w:ins w:id="1119" w:author="Chapter 1 revision" w:date="2026-09-02T00:00:00Z">
        <w:r>
          <w:t xml:space="preserve">1.1.1 </w:t>
        </w:r>
      </w:ins>
      <w:r>
        <w:t xml:space="preserve">Defining "High Speed" </w:t>
      </w:r>
    </w:p>
    <w:p>
      <w:pPr/>
      <w:del w:id="1120" w:author="Chapter 1 revision" w:date="2026-09-02T00:00:00Z">
        <w:r>
          <w:delText xml:space="preserve">One challenge with high-speed technology is that there is not a </w:delText>
        </w:r>
      </w:del>
      <w:ins w:id="1121" w:author="Chapter 1 revision" w:date="2026-09-02T00:00:00Z">
        <w:r>
          <w:t xml:space="preserve">There is no </w:t>
        </w:r>
      </w:ins>
      <w:r>
        <w:t xml:space="preserve">universally accepted definition of what "high speed" </w:t>
      </w:r>
      <w:del w:id="1122" w:author="Chapter 1 revision" w:date="2026-09-02T00:00:00Z">
        <w:r>
          <w:delText xml:space="preserve">actually means. Still, certain physical limitations help define the boundaries for electrical machines. When these limits are approached, the machines can be considered </w:delText>
        </w:r>
      </w:del>
      <w:ins w:id="1123" w:author="Chapter 1 revision" w:date="2026-09-02T00:00:00Z">
        <w:r>
          <w:t xml:space="preserve">means for an electrical machine. Certain physical limits nevertheless mark the boundary, and when a design approaches them it can reasonably be called </w:t>
        </w:r>
      </w:ins>
      <w:r>
        <w:t xml:space="preserve">high speed. Mechanical, </w:t>
      </w:r>
      <w:del w:id="1124" w:author="Chapter 1 revision" w:date="2026-09-02T00:00:00Z">
        <w:r>
          <w:delText xml:space="preserve">thermal, and power electronics constraints must all be taken into account when developing a high-speed drive system. </w:delText>
        </w:r>
      </w:del>
      <w:ins w:id="1125" w:author="Chapter 1 revision" w:date="2026-09-02T00:00:00Z">
        <w:r>
          <w:t xml:space="preserve">thermal and power-electronic constraints all enter. </w:t>
        </w:r>
      </w:ins>
    </w:p>
    <w:p>
      <w:pPr>
        <w:pStyle w:val="Heading4"/>
      </w:pPr>
      <w:r>
        <w:t xml:space="preserve">The r/min </w:t>
      </w:r>
      <w:del w:id="1126" w:author="Chapter 1 revision" w:date="2026-09-02T00:00:00Z">
        <w:r>
          <w:delText xml:space="preserve">fallacy: Why speed is a relative term. </w:delText>
        </w:r>
      </w:del>
      <w:ins w:id="1127" w:author="Chapter 1 revision" w:date="2026-09-02T00:00:00Z">
        <w:r>
          <w:t xml:space="preserve">fallacy </w:t>
        </w:r>
      </w:ins>
    </w:p>
    <w:p>
      <w:pPr/>
      <w:del w:id="1128" w:author="Chapter 1 revision" w:date="2026-09-02T00:00:00Z">
        <w:r>
          <w:delText xml:space="preserve">In high-speed design, revolutions per minute (r/min) is often a deceptive metric that masks the actual </w:delText>
        </w:r>
      </w:del>
      <w:ins w:id="1129" w:author="Chapter 1 revision" w:date="2026-09-02T00:00:00Z">
        <w:r>
          <w:t xml:space="preserve">Revolutions per minute is a deceptive metric, because it conceals the </w:t>
        </w:r>
      </w:ins>
      <w:r>
        <w:t xml:space="preserve">physical intensity of the machine. </w:t>
      </w:r>
      <w:del w:id="1130" w:author="Chapter 1 revision" w:date="2026-09-02T00:00:00Z">
        <w:r>
          <w:delText xml:space="preserve">While 50,000 </w:delText>
        </w:r>
      </w:del>
      <w:ins w:id="1131" w:author="Chapter 1 revision" w:date="2026-09-02T00:00:00Z">
        <w:r>
          <w:t xml:space="preserve">Fifty thousand </w:t>
        </w:r>
      </w:ins>
      <w:r>
        <w:t xml:space="preserve">r/min sounds impressive, </w:t>
      </w:r>
      <w:ins w:id="1132" w:author="Chapter 1 revision" w:date="2026-09-02T00:00:00Z">
        <w:r>
          <w:t xml:space="preserve">but </w:t>
        </w:r>
      </w:ins>
      <w:r>
        <w:t xml:space="preserve">its engineering significance depends entirely on the physical scale of </w:t>
      </w:r>
      <w:ins w:id="1133" w:author="Chapter 1 revision" w:date="2026-09-02T00:00:00Z">
        <w:r>
          <w:t xml:space="preserve">the </w:t>
        </w:r>
      </w:ins>
      <w:r>
        <w:t xml:space="preserve">rotor. A dental drill spinning at </w:t>
      </w:r>
      <w:del w:id="1134" w:author="Chapter 1 revision" w:date="2026-09-02T00:00:00Z">
        <w:r>
          <w:delText xml:space="preserve">400,000 </w:delText>
        </w:r>
      </w:del>
      <w:ins w:id="1135" w:author="Chapter 1 revision" w:date="2026-09-02T00:00:00Z">
        <w:r>
          <w:t xml:space="preserve">400 000 </w:t>
        </w:r>
      </w:ins>
      <w:r>
        <w:t xml:space="preserve">r/min is a trivial mechanical task compared </w:t>
      </w:r>
      <w:del w:id="1136" w:author="Chapter 1 revision" w:date="2026-09-02T00:00:00Z">
        <w:r>
          <w:delText xml:space="preserve">to </w:delText>
        </w:r>
      </w:del>
      <w:ins w:id="1137" w:author="Chapter 1 revision" w:date="2026-09-02T00:00:00Z">
        <w:r>
          <w:t xml:space="preserve">with </w:t>
        </w:r>
      </w:ins>
      <w:r>
        <w:t xml:space="preserve">a multi-megawatt industrial compressor </w:t>
      </w:r>
      <w:del w:id="1138" w:author="Chapter 1 revision" w:date="2026-09-02T00:00:00Z">
        <w:r>
          <w:delText xml:space="preserve">spinning at 15,000 r/min. This discrepancy is known as the r/min fallacy. </w:delText>
        </w:r>
      </w:del>
      <w:ins w:id="1139" w:author="Chapter 1 revision" w:date="2026-09-02T00:00:00Z">
        <w:r>
          <w:t xml:space="preserve">at 15 000 r/min. </w:t>
        </w:r>
      </w:ins>
    </w:p>
    <w:p>
      <w:pPr/>
      <w:r>
        <w:t xml:space="preserve">The </w:t>
      </w:r>
      <w:del w:id="1140" w:author="Chapter 1 revision" w:date="2026-09-02T00:00:00Z">
        <w:r>
          <w:delText xml:space="preserve">true measure of "speed" in electrical machines is defined by the peripheral tip speed (vtip = Ωrr). Mechanical stress in the rotor, specifically the centrifugal force, scales with the square of the speed and the radius (rr Ω2). Consequently, a </w:delText>
        </w:r>
      </w:del>
      <w:ins w:id="1141" w:author="Chapter 1 revision" w:date="2026-09-02T00:00:00Z">
        <w:r>
          <w:t xml:space="preserve">reason is that no significant physical mechanism depends on angular velocity alone. Centrifugal stress depends on peripheral speed, v_tip = Ω·r_r. Rotor losses and converter burden depend on electrical frequency, which is angular velocity multiplied by pole-pair number. Windage depends on surface velocity and rotor area. In every case the geometry enters, and r/min discards it. A </w:t>
        </w:r>
      </w:ins>
      <w:r>
        <w:t xml:space="preserve">larger rotor at </w:t>
      </w:r>
      <w:del w:id="1142" w:author="Chapter 1 revision" w:date="2026-09-02T00:00:00Z">
        <w:r>
          <w:delText xml:space="preserve">a </w:delText>
        </w:r>
      </w:del>
      <w:r>
        <w:t xml:space="preserve">lower r/min may face far more severe structural </w:t>
      </w:r>
      <w:del w:id="1143" w:author="Chapter 1 revision" w:date="2026-09-02T00:00:00Z">
        <w:r>
          <w:delText xml:space="preserve">challenges, such as the bursting of laminations or the delamination of permanent magnets, </w:delText>
        </w:r>
      </w:del>
      <w:ins w:id="1144" w:author="Chapter 1 revision" w:date="2026-09-02T00:00:00Z">
        <w:r>
          <w:t xml:space="preserve">loading — bursting of laminations, or loss of magnet retention — </w:t>
        </w:r>
      </w:ins>
      <w:r>
        <w:t xml:space="preserve">than a small rotor </w:t>
      </w:r>
      <w:del w:id="1145" w:author="Chapter 1 revision" w:date="2026-09-02T00:00:00Z">
        <w:r>
          <w:delText xml:space="preserve">at a much higher r/min. </w:delText>
        </w:r>
      </w:del>
      <w:ins w:id="1146" w:author="Chapter 1 revision" w:date="2026-09-02T00:00:00Z">
        <w:r>
          <w:t xml:space="preserve">turning much faster. </w:t>
        </w:r>
      </w:ins>
    </w:p>
    <w:p>
      <w:pPr/>
      <w:del w:id="1147" w:author="Chapter 1 revision" w:date="2026-09-02T00:00:00Z">
        <w:r>
          <w:delText xml:space="preserve">Furthermore, speed is relative to the </w:delText>
        </w:r>
      </w:del>
      <w:ins w:id="1148" w:author="Chapter 1 revision" w:date="2026-09-02T00:00:00Z">
        <w:r>
          <w:t xml:space="preserve">Speed is also relative to </w:t>
        </w:r>
      </w:ins>
      <w:r>
        <w:t xml:space="preserve">electromagnetic frequency. A </w:t>
      </w:r>
      <w:del w:id="1149" w:author="Chapter 1 revision" w:date="2026-09-02T00:00:00Z">
        <w:r>
          <w:delText xml:space="preserve">2-pole machine at 30,000 r/min creates </w:delText>
        </w:r>
      </w:del>
      <w:ins w:id="1150" w:author="Chapter 1 revision" w:date="2026-09-02T00:00:00Z">
        <w:r>
          <w:t xml:space="preserve">two-pole machine at 30 000 r/min produces </w:t>
        </w:r>
      </w:ins>
      <w:r>
        <w:t xml:space="preserve">a 500 Hz </w:t>
      </w:r>
      <w:del w:id="1151" w:author="Chapter 1 revision" w:date="2026-09-02T00:00:00Z">
        <w:r>
          <w:delText xml:space="preserve">fundamental, whereas an 8-pole traction motor </w:delText>
        </w:r>
      </w:del>
      <w:ins w:id="1152" w:author="Chapter 1 revision" w:date="2026-09-02T00:00:00Z">
        <w:r>
          <w:t xml:space="preserve">fundamental; an eight-pole traction machine </w:t>
        </w:r>
      </w:ins>
      <w:r>
        <w:t xml:space="preserve">at the same speed demands 2 kHz. </w:t>
      </w:r>
      <w:del w:id="1153" w:author="Chapter 1 revision" w:date="2026-09-02T00:00:00Z">
        <w:r>
          <w:delText xml:space="preserve">Thus, "high speed" is </w:delText>
        </w:r>
      </w:del>
      <w:ins w:id="1154" w:author="Chapter 1 revision" w:date="2026-09-02T00:00:00Z">
        <w:r>
          <w:t xml:space="preserve">"High speed" is therefore </w:t>
        </w:r>
      </w:ins>
      <w:r>
        <w:t xml:space="preserve">not a single number but a </w:t>
      </w:r>
      <w:del w:id="1155" w:author="Chapter 1 revision" w:date="2026-09-02T00:00:00Z">
        <w:r>
          <w:delText xml:space="preserve">ratio of mechanical limits, thermal dissipation, and frequency-dependent losses. To classify a machine accurately, one must look past r/min to the vtip and the fP product. </w:delText>
        </w:r>
      </w:del>
      <w:ins w:id="1156" w:author="Chapter 1 revision" w:date="2026-09-02T00:00:00Z">
        <w:r>
          <w:t xml:space="preserve">combination of mechanical limit, thermal dissipation and frequency-dependent loss. </w:t>
        </w:r>
      </w:ins>
    </w:p>
    <w:p>
      <w:pPr>
        <w:pStyle w:val="Heading4"/>
        <w:rPr>
          <w:ins w:id="1157" w:author="Chapter 1 revision" w:date="2026-09-02T00:00:00Z"/>
        </w:rPr>
      </w:pPr>
      <w:ins w:id="1158" w:author="Chapter 1 revision" w:date="2026-09-02T00:00:00Z">
        <w:r>
          <w:t xml:space="preserve">The established criteria</w:t>
        </w:r>
      </w:ins>
    </w:p>
    <w:p>
      <w:pPr>
        <w:rPr>
          <w:del w:id="1159" w:author="Chapter 1 revision" w:date="2026-09-02T00:00:00Z"/>
        </w:rPr>
      </w:pPr>
      <w:del w:id="1160" w:author="Chapter 1 revision" w:date="2026-09-02T00:00:00Z">
        <w:r>
          <w:delText xml:space="preserve">Different definitions of high speed</w:delText>
        </w:r>
      </w:del>
    </w:p>
    <w:p>
      <w:pPr/>
      <w:del w:id="1161" w:author="Chapter 1 revision" w:date="2026-09-02T00:00:00Z">
        <w:r>
          <w:delText xml:space="preserve">It is striking how much discussion surrounds high-speed drives, yet the definitions in the literature remain ambiguous and inconsistent. As highlighted, there are two dominant definitions for high-speed machines: one </w:delText>
        </w:r>
      </w:del>
      <w:ins w:id="1162" w:author="Chapter 1 revision" w:date="2026-09-02T00:00:00Z">
        <w:r>
          <w:t xml:space="preserve">Two definitions dominate the literature. The first is </w:t>
        </w:r>
      </w:ins>
      <w:r>
        <w:t xml:space="preserve">based on peripheral </w:t>
      </w:r>
      <w:del w:id="1163" w:author="Chapter 1 revision" w:date="2026-09-02T00:00:00Z">
        <w:r>
          <w:delText xml:space="preserve">tip speed (exceeding 150 m/s) emphasizing the mechanical strength, and another using </w:delText>
        </w:r>
      </w:del>
      <w:ins w:id="1164" w:author="Chapter 1 revision" w:date="2026-09-02T00:00:00Z">
        <w:r>
          <w:t xml:space="preserve">speed, with v_tip exceeding 150 m/s, and reflects mechanical strength. The second uses </w:t>
        </w:r>
      </w:ins>
      <w:r>
        <w:t xml:space="preserve">the product of rated speed and the square root of </w:t>
      </w:r>
      <w:del w:id="1165" w:author="Chapter 1 revision" w:date="2026-09-02T00:00:00Z">
        <w:r>
          <w:delText xml:space="preserve">power (nP in r/minkW &gt; 100,000) </w:delText>
        </w:r>
      </w:del>
      <w:ins w:id="1166" w:author="Chapter 1 revision" w:date="2026-09-02T00:00:00Z">
        <w:r>
          <w:t xml:space="preserve">rated power, n√P &gt; 100 000 with n in r/min and P in kW </w:t>
        </w:r>
      </w:ins>
      <w:r>
        <w:t xml:space="preserve">(El Hajji et al., 2024). Neither </w:t>
      </w:r>
      <w:del w:id="1167" w:author="Chapter 1 revision" w:date="2026-09-02T00:00:00Z">
        <w:r>
          <w:delText xml:space="preserve">of these definitions </w:delText>
        </w:r>
      </w:del>
      <w:r>
        <w:t xml:space="preserve">is universally adopted, which </w:t>
      </w:r>
      <w:del w:id="1168" w:author="Chapter 1 revision" w:date="2026-09-02T00:00:00Z">
        <w:r>
          <w:delText xml:space="preserve">contributes to </w:delText>
        </w:r>
      </w:del>
      <w:ins w:id="1169" w:author="Chapter 1 revision" w:date="2026-09-02T00:00:00Z">
        <w:r>
          <w:t xml:space="preserve">is a substantial part of </w:t>
        </w:r>
      </w:ins>
      <w:r>
        <w:t xml:space="preserve">the confusion in the field. </w:t>
      </w:r>
    </w:p>
    <w:p>
      <w:pPr>
        <w:rPr>
          <w:ins w:id="1170" w:author="Chapter 1 revision" w:date="2026-09-02T00:00:00Z"/>
        </w:rPr>
      </w:pPr>
      <w:ins w:id="1171" w:author="Chapter 1 revision" w:date="2026-09-02T00:00:00Z">
        <w:r>
          <w:t xml:space="preserve">Peripheral speed is the natural mechanical measure because centrifugal stress is a function of tip speed alone. For a rotating solid disc of density ρ and Poisson ratio ν the maximum tangential stress is</w:t>
        </w:r>
      </w:ins>
    </w:p>
    <w:p>
      <w:pPr>
        <w:rPr>
          <w:ins w:id="1172" w:author="Chapter 1 revision" w:date="2026-09-02T00:00:00Z"/>
        </w:rPr>
      </w:pPr>
      <w:ins w:id="1173" w:author="Chapter 1 revision" w:date="2026-09-02T00:00:00Z">
        <w:r>
          <w:t xml:space="preserve">σ_max = [(3 + ν)/8] · ρ · v_tip² (1.2)</w:t>
        </w:r>
      </w:ins>
    </w:p>
    <w:p>
      <w:pPr>
        <w:rPr>
          <w:ins w:id="1174" w:author="Chapter 1 revision" w:date="2026-09-02T00:00:00Z"/>
        </w:rPr>
      </w:pPr>
      <w:ins w:id="1175" w:author="Chapter 1 revision" w:date="2026-09-02T00:00:00Z">
        <w:r>
          <w:t xml:space="preserve">and for the same disc with a small central bore — the geometry of any lamination stack mounted on a shaft — the maximum stress moves to the bore and doubles:</w:t>
        </w:r>
      </w:ins>
    </w:p>
    <w:p>
      <w:pPr>
        <w:rPr>
          <w:ins w:id="1176" w:author="Chapter 1 revision" w:date="2026-09-02T00:00:00Z"/>
        </w:rPr>
      </w:pPr>
      <w:ins w:id="1177" w:author="Chapter 1 revision" w:date="2026-09-02T00:00:00Z">
        <w:r>
          <w:t xml:space="preserve">σ_max = [(3 + ν)/4] · ρ · v_tip² (1.3)</w:t>
        </w:r>
      </w:ins>
    </w:p>
    <w:p>
      <w:pPr>
        <w:rPr>
          <w:ins w:id="1178" w:author="Chapter 1 revision" w:date="2026-09-02T00:00:00Z"/>
        </w:rPr>
      </w:pPr>
      <w:ins w:id="1179" w:author="Chapter 1 revision" w:date="2026-09-02T00:00:00Z">
        <w:r>
          <w:t xml:space="preserve">Taking ρ = 7650 kg/m³ and ν = 0.3, a bored lamination at 200 m/s carries about 252 MPa and at 250 m/s about 395 MPa. Against a high-strength electrical steel with a proof stress near 450 MPa and a safety factor of 1.5, the 250 m/s design is already outside the allowable envelope. The factor of two between equations (1.2) and (1.3) is the quantitative reason why solid rotors reach higher peripheral speeds than laminated ones.</w:t>
        </w:r>
      </w:ins>
    </w:p>
    <w:p>
      <w:pPr>
        <w:rPr>
          <w:ins w:id="1180" w:author="Chapter 1 revision" w:date="2026-09-02T00:00:00Z"/>
        </w:rPr>
      </w:pPr>
      <w:ins w:id="1181" w:author="Chapter 1 revision" w:date="2026-09-02T00:00:00Z">
        <w:r>
          <w:t xml:space="preserve">[Figure 1.1 near here]</w:t>
        </w:r>
      </w:ins>
    </w:p>
    <w:p>
      <w:pPr>
        <w:rPr>
          <w:ins w:id="1182" w:author="Chapter 1 revision" w:date="2026-09-02T00:00:00Z"/>
        </w:rPr>
      </w:pPr>
      <w:ins w:id="1183" w:author="Chapter 1 revision" w:date="2026-09-02T00:00:00Z">
        <w:r>
          <w:t xml:space="preserve">Figure 1.1 Maximum tangential stress against peripheral speed for a solid disc, a disc with a central bore and a thin ring, for electrical steel. The central bore doubles the stress.</w:t>
        </w:r>
      </w:ins>
    </w:p>
    <w:p>
      <w:pPr>
        <w:pStyle w:val="Heading4"/>
        <w:rPr>
          <w:ins w:id="1184" w:author="Chapter 1 revision" w:date="2026-09-02T00:00:00Z"/>
        </w:rPr>
      </w:pPr>
      <w:ins w:id="1185" w:author="Chapter 1 revision" w:date="2026-09-02T00:00:00Z">
        <w:r>
          <w:t xml:space="preserve">A third, drive-system criterion</w:t>
        </w:r>
      </w:ins>
    </w:p>
    <w:p>
      <w:pPr>
        <w:rPr>
          <w:ins w:id="1186" w:author="Chapter 1 revision" w:date="2026-09-02T00:00:00Z"/>
        </w:rPr>
      </w:pPr>
      <w:ins w:id="1187" w:author="Chapter 1 revision" w:date="2026-09-02T00:00:00Z">
        <w:r>
          <w:t xml:space="preserve">Neither established criterion contains the pole number, and therefore neither contains the electrical frequency. This is a real omission. Two machines of identical rating, size and tip speed but different pole count present very different problems to the converter that must supply them: a two-pole 120 kW machine at 30 000 r/min has a 500 Hz fundamental, while a six-pole machine of the same rotor diameter has 1500 Hz. Their tip speeds and n√P values are identical.</w:t>
        </w:r>
      </w:ins>
    </w:p>
    <w:p>
      <w:pPr>
        <w:rPr>
          <w:ins w:id="1188" w:author="Chapter 1 revision" w:date="2026-09-02T00:00:00Z"/>
        </w:rPr>
      </w:pPr>
      <w:ins w:id="1189" w:author="Chapter 1 revision" w:date="2026-09-02T00:00:00Z">
        <w:r>
          <w:t xml:space="preserve">We therefore propose a third measure, the product of fundamental frequency and rated power, f₁P. Rated power sets the current and voltage the converter must handle; fundamental frequency sets the rate at which it must handle them. Their product is a measure of converter burden, and it rises both when a machine is made faster and when it is made lighter by increasing pole count. It is a drive-system criterion rather than a machine criterion: it describes the difficulty of supplying the machine rather than of building it.</w:t>
        </w:r>
      </w:ins>
    </w:p>
    <w:p>
      <w:pPr>
        <w:rPr>
          <w:ins w:id="1190" w:author="Chapter 1 revision" w:date="2026-09-02T00:00:00Z"/>
        </w:rPr>
      </w:pPr>
      <w:ins w:id="1191" w:author="Chapter 1 revision" w:date="2026-09-02T00:00:00Z">
        <w:r>
          <w:t xml:space="preserve">The fP product is introduced here as a descriptive figure of merit, not as a validated threshold. Assigning a numerical boundary requires a population of machines rather than a single design point, and that calibration is carried out in Chapter 2, where a survey of published high-speed machines is mapped onto all three criteria.</w:t>
        </w:r>
      </w:ins>
    </w:p>
    <w:p>
      <w:pPr>
        <w:rPr>
          <w:ins w:id="1192" w:author="Chapter 1 revision" w:date="2026-09-02T00:00:00Z"/>
        </w:rPr>
      </w:pPr>
      <w:ins w:id="1193" w:author="Chapter 1 revision" w:date="2026-09-02T00:00:00Z">
        <w:r>
          <w:t xml:space="preserve">[Figure 1.2 near here]</w:t>
        </w:r>
      </w:ins>
    </w:p>
    <w:p>
      <w:pPr>
        <w:rPr>
          <w:ins w:id="1194" w:author="Chapter 1 revision" w:date="2026-09-02T00:00:00Z"/>
        </w:rPr>
      </w:pPr>
      <w:ins w:id="1195" w:author="Chapter 1 revision" w:date="2026-09-02T00:00:00Z">
        <w:r>
          <w:t xml:space="preserve">Figure 1.2 The n√P and fP criteria in the power–speed plane. The fP contour is drawn for p = 3; changing the pole-pair number translates it vertically, which is the dependence n√P cannot express.</w:t>
        </w:r>
      </w:ins>
    </w:p>
    <w:p>
      <w:pPr>
        <w:pStyle w:val="Heading4"/>
        <w:rPr>
          <w:ins w:id="1196" w:author="Chapter 1 revision" w:date="2026-09-02T00:00:00Z"/>
        </w:rPr>
      </w:pPr>
      <w:ins w:id="1197" w:author="Chapter 1 revision" w:date="2026-09-02T00:00:00Z">
        <w:r>
          <w:t xml:space="preserve">Worked example</w:t>
        </w:r>
      </w:ins>
    </w:p>
    <w:p>
      <w:pPr>
        <w:rPr>
          <w:del w:id="1198" w:author="Chapter 1 revision" w:date="2026-09-02T00:00:00Z"/>
        </w:rPr>
      </w:pPr>
      <w:del w:id="1199" w:author="Chapter 1 revision" w:date="2026-09-02T00:00:00Z">
        <w:r>
          <w:delText xml:space="preserve">If we also consider a third possible benchmark, the product of frequency and power (the fP product), it becomes clear that “high speed” is not just a matter of mechanical or power criteria, but also electromagnetic performance. A more modern benchmark is the product of fundamental frequency and power (the fP product). This metric bridges the gap between mechanical and electromagnetic limits. While tip speed and nP are common, the fP product is increasingly pertinent as designs push the limits of power electronics. While the literature often references tip speed and nP, the fP product appears as a modern, practical metric, especially pertinent as machine designs push the limits of both power electronics and electromagnetics.</w:delText>
        </w:r>
      </w:del>
    </w:p>
    <w:p>
      <w:pPr>
        <w:rPr>
          <w:del w:id="1200" w:author="Chapter 1 revision" w:date="2026-09-02T00:00:00Z"/>
        </w:rPr>
      </w:pPr>
      <w:del w:id="1201" w:author="Chapter 1 revision" w:date="2026-09-02T00:00:00Z">
        <w:r>
          <w:delText xml:space="preserve">The fP product is discussed in the context of classifying machines beyond simple speed or power alone, emphasizing its role in linking electromagnetic and mechanical limits. However, without external resources provided, no direct literature citation can be offered for the fP product as a formal definition.</w:delText>
        </w:r>
      </w:del>
    </w:p>
    <w:p>
      <w:pPr>
        <w:rPr>
          <w:del w:id="1202" w:author="Chapter 1 revision" w:date="2026-09-02T00:00:00Z"/>
        </w:rPr>
      </w:pPr>
      <w:del w:id="1203" w:author="Chapter 1 revision" w:date="2026-09-02T00:00:00Z">
        <w:r>
          <w:delText xml:space="preserve">In summary, the definitions for high-speed machines remain varied: tip speed, nP, and now the fP product. Literature is still evolving, and while the fP product is gaining recognition as a meaningful metric, explicit references for its adoption in formal classification are limited in the current context.</w:delText>
        </w:r>
      </w:del>
    </w:p>
    <w:p>
      <w:pPr/>
      <w:del w:id="1204" w:author="Chapter 1 revision" w:date="2026-09-02T00:00:00Z">
        <w:r>
          <w:delText xml:space="preserve">In EU financed Voltcar project a high-speed traction motor has been designed [ref]. This motor is characterized </w:delText>
        </w:r>
      </w:del>
      <w:ins w:id="1205" w:author="Chapter 1 revision" w:date="2026-09-02T00:00:00Z">
        <w:r>
          <w:t xml:space="preserve">The high-speed traction machine designed in the EU Voltcar project is characterised </w:t>
        </w:r>
      </w:ins>
      <w:r>
        <w:t xml:space="preserve">in Table 1.1 </w:t>
      </w:r>
      <w:ins w:id="1206" w:author="Chapter 1 revision" w:date="2026-09-02T00:00:00Z">
        <w:r>
          <w:t xml:space="preserve">and is used as a running example through this chapter. </w:t>
        </w:r>
      </w:ins>
    </w:p>
    <w:p>
      <w:pPr/>
      <w:r>
        <w:t xml:space="preserve">Table </w:t>
      </w:r>
      <w:del w:id="1207" w:author="Chapter 1 revision" w:date="2026-09-02T00:00:00Z">
        <w:r>
          <w:delText xml:space="preserve">1.1. Voltcar inner six-pole rotor radial-flux traction motor </w:delText>
        </w:r>
      </w:del>
      <w:ins w:id="1208" w:author="Chapter 1 revision" w:date="2026-09-02T00:00:00Z">
        <w:r>
          <w:t xml:space="preserve">1.1 Voltcar six-pole radial-flux traction machine, inner rotor </w:t>
        </w:r>
      </w:ins>
    </w:p>
    <w:p>
      <w:pPr>
        <w:rPr>
          <w:ins w:id="1209" w:author="Chapter 1 revision" w:date="2026-09-02T00:00:00Z"/>
        </w:rPr>
      </w:pPr>
      <w:ins w:id="1210" w:author="Chapter 1 revision" w:date="2026-09-02T00:00:00Z">
        <w:r>
          <w:t xml:space="preserve">Quantity | Symbol | Value</w:t>
        </w:r>
      </w:ins>
    </w:p>
    <w:p>
      <w:pPr>
        <w:rPr>
          <w:ins w:id="1211" w:author="Chapter 1 revision" w:date="2026-09-02T00:00:00Z"/>
        </w:rPr>
      </w:pPr>
      <w:ins w:id="1212" w:author="Chapter 1 revision" w:date="2026-09-02T00:00:00Z">
        <w:r>
          <w:t xml:space="preserve">Rated power | P | 120 kW</w:t>
        </w:r>
      </w:ins>
    </w:p>
    <w:p>
      <w:pPr>
        <w:rPr>
          <w:ins w:id="1213" w:author="Chapter 1 revision" w:date="2026-09-02T00:00:00Z"/>
        </w:rPr>
      </w:pPr>
      <w:ins w:id="1214" w:author="Chapter 1 revision" w:date="2026-09-02T00:00:00Z">
        <w:r>
          <w:t xml:space="preserve">Maximum speed | n | 30 000 r/min</w:t>
        </w:r>
      </w:ins>
    </w:p>
    <w:p>
      <w:pPr/>
      <w:del w:id="1215" w:author="Chapter 1 revision" w:date="2026-09-02T00:00:00Z">
        <w:r>
          <w:delText xml:space="preserve">Power, P = 120 kW | rotor diameter Dr = 96 mm | max speed, n = 30000 r/min </w:delText>
        </w:r>
      </w:del>
      <w:ins w:id="1216" w:author="Chapter 1 revision" w:date="2026-09-02T00:00:00Z">
        <w:r>
          <w:t xml:space="preserve">Rotor diameter | D_r | 96 mm </w:t>
        </w:r>
      </w:ins>
    </w:p>
    <w:p>
      <w:pPr>
        <w:rPr>
          <w:ins w:id="1217" w:author="Chapter 1 revision" w:date="2026-09-02T00:00:00Z"/>
        </w:rPr>
      </w:pPr>
      <w:ins w:id="1218" w:author="Chapter 1 revision" w:date="2026-09-02T00:00:00Z">
        <w:r>
          <w:t xml:space="preserve">Pole pairs | p | 3</w:t>
        </w:r>
      </w:ins>
    </w:p>
    <w:p>
      <w:pPr>
        <w:rPr>
          <w:ins w:id="1219" w:author="Chapter 1 revision" w:date="2026-09-02T00:00:00Z"/>
        </w:rPr>
      </w:pPr>
      <w:ins w:id="1220" w:author="Chapter 1 revision" w:date="2026-09-02T00:00:00Z">
        <w:r>
          <w:t xml:space="preserve">Applying the three criteria:</w:t>
        </w:r>
      </w:ins>
    </w:p>
    <w:p>
      <w:pPr/>
      <w:del w:id="1221" w:author="Chapter 1 revision" w:date="2026-09-02T00:00:00Z">
        <w:r>
          <w:delText xml:space="preserve">peripheral speed vtip = 30000/60 × </w:delText>
        </w:r>
      </w:del>
      <w:ins w:id="1222" w:author="Chapter 1 revision" w:date="2026-09-02T00:00:00Z">
        <w:r>
          <w:t xml:space="preserve">v_tip = </w:t>
        </w:r>
      </w:ins>
      <w:r>
        <w:t xml:space="preserve">π × 0.096 </w:t>
      </w:r>
      <w:del w:id="1223" w:author="Chapter 1 revision" w:date="2026-09-02T00:00:00Z">
        <w:r>
          <w:delText xml:space="preserve">m/s = 151 m/s </w:delText>
        </w:r>
      </w:del>
      <w:ins w:id="1224" w:author="Chapter 1 revision" w:date="2026-09-02T00:00:00Z">
        <w:r>
          <w:t xml:space="preserve">× 30 000 / 60 = 150.8 m/s </w:t>
        </w:r>
      </w:ins>
    </w:p>
    <w:p>
      <w:pPr/>
      <w:del w:id="1225" w:author="Chapter 1 revision" w:date="2026-09-02T00:00:00Z">
        <w:r>
          <w:delText xml:space="preserve">nP= 30000 r/min × 120 kW = 329 000 r/min kW </w:delText>
        </w:r>
      </w:del>
      <w:ins w:id="1226" w:author="Chapter 1 revision" w:date="2026-09-02T00:00:00Z">
        <w:r>
          <w:t xml:space="preserve">n√P = 30 000 × √120 = 3.29 × 10⁵ </w:t>
        </w:r>
      </w:ins>
    </w:p>
    <w:p>
      <w:pPr/>
      <w:del w:id="1227" w:author="Chapter 1 revision" w:date="2026-09-02T00:00:00Z">
        <w:r>
          <w:delText xml:space="preserve">fP = 1500 1/s × 120 kW = 180 000 </w:delText>
        </w:r>
      </w:del>
      <w:ins w:id="1228" w:author="Chapter 1 revision" w:date="2026-09-02T00:00:00Z">
        <w:r>
          <w:t xml:space="preserve">f₁ = 3 × 30 000 / 60 = 1500 Hz, f₁P = 1.8 × 10⁵ </w:t>
        </w:r>
      </w:ins>
      <w:r>
        <w:t xml:space="preserve">kW/s </w:t>
      </w:r>
    </w:p>
    <w:p>
      <w:pPr>
        <w:rPr>
          <w:ins w:id="1229" w:author="Chapter 1 revision" w:date="2026-09-02T00:00:00Z"/>
        </w:rPr>
      </w:pPr>
      <w:ins w:id="1230" w:author="Chapter 1 revision" w:date="2026-09-02T00:00:00Z">
        <w:r>
          <w:t xml:space="preserve">The machine only just exceeds the 150 m/s mechanical threshold while clearing the n√P threshold by a factor of 3.3. The disagreement is instructive, and its source is the pole count: wound as a two-pole machine, the same rotor would have identical tip speed and n√P while its fundamental frequency, and with it the fP product, would fall by a factor of three. The consequences of that choice are pursued in Section 1.4.</w:t>
        </w:r>
      </w:ins>
    </w:p>
    <w:p>
      <w:pPr>
        <w:rPr>
          <w:del w:id="1231" w:author="Chapter 1 revision" w:date="2026-09-02T00:00:00Z"/>
        </w:rPr>
      </w:pPr>
      <w:del w:id="1232" w:author="Chapter 1 revision" w:date="2026-09-02T00:00:00Z">
        <w:r>
          <w:delText xml:space="preserve">If we consider that the two first definitions fulfil the definition, we may also set a target for the fP product. If fP reaches 180 000 kW/s a drive can be set as a high speed drive.</w:delText>
        </w:r>
      </w:del>
    </w:p>
    <w:p>
      <w:pPr>
        <w:pStyle w:val="Heading3"/>
      </w:pPr>
      <w:r>
        <w:t xml:space="preserve">1.1.2 Historical Context and the Direct-Drive </w:t>
      </w:r>
      <w:del w:id="1233" w:author="Chapter 1 revision" w:date="2026-09-02T00:00:00Z">
        <w:r>
          <w:delText xml:space="preserve">Revolution in industrial high-speed applications </w:delText>
        </w:r>
      </w:del>
      <w:ins w:id="1234" w:author="Chapter 1 revision" w:date="2026-09-02T00:00:00Z">
        <w:r>
          <w:t xml:space="preserve">Transition </w:t>
        </w:r>
      </w:ins>
    </w:p>
    <w:p>
      <w:pPr/>
      <w:r>
        <w:t xml:space="preserve">For </w:t>
      </w:r>
      <w:del w:id="1235" w:author="Chapter 1 revision" w:date="2026-09-02T00:00:00Z">
        <w:r>
          <w:delText xml:space="preserve">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w:delText>
        </w:r>
      </w:del>
      <w:ins w:id="1236" w:author="Chapter 1 revision" w:date="2026-09-02T00:00:00Z">
        <w:r>
          <w:t xml:space="preserve">decades the industrial route to high-speed rotation for compressors, pumps and fans was the geared solution: a four-pole mains-connected induction motor at 1500 or 1800 r/min driving a mechanical speed increaser. The arrangement is mature but is increasingly a bottleneck for both </w:t>
        </w:r>
      </w:ins>
      <w:r>
        <w:t xml:space="preserve">efficiency and power </w:t>
      </w:r>
      <w:del w:id="1237" w:author="Chapter 1 revision" w:date="2026-09-02T00:00:00Z">
        <w:r>
          <w:delText xml:space="preserve">density. The modern transition toward integrated high-speed (HS) units represents a fundamental shift toward direct-drive technology, where the electrical </w:delText>
        </w:r>
      </w:del>
      <w:ins w:id="1238" w:author="Chapter 1 revision" w:date="2026-09-02T00:00:00Z">
        <w:r>
          <w:t xml:space="preserve">density, and it is being displaced by integrated direct drive, in which the </w:t>
        </w:r>
      </w:ins>
      <w:r>
        <w:t xml:space="preserve">machine is designed to match the load speed natively. </w:t>
      </w:r>
    </w:p>
    <w:p>
      <w:pPr>
        <w:rPr>
          <w:del w:id="1239" w:author="Chapter 1 revision" w:date="2026-09-02T00:00:00Z"/>
        </w:rPr>
      </w:pPr>
      <w:del w:id="1240" w:author="Chapter 1 revision" w:date="2026-09-02T00:00:00Z">
        <w:r>
          <w:delText xml:space="preserve">The Limitations of the Geared Legacy</w:delText>
        </w:r>
      </w:del>
    </w:p>
    <w:p>
      <w:pPr/>
      <w:r>
        <w:t xml:space="preserve">The </w:t>
      </w:r>
      <w:del w:id="1241" w:author="Chapter 1 revision" w:date="2026-09-02T00:00:00Z">
        <w:r>
          <w:delText xml:space="preserve">primary driver for this transition is the inherent complexity of the mechanical drivetrain. Gearboxes are notoriously maintenance-intensive; they require dedicated massive </w:delText>
        </w:r>
      </w:del>
      <w:ins w:id="1242" w:author="Chapter 1 revision" w:date="2026-09-02T00:00:00Z">
        <w:r>
          <w:t xml:space="preserve">driver is the drivetrain rather than the motor. Gearboxes are maintenance-intensive, requiring dedicated </w:t>
        </w:r>
      </w:ins>
      <w:r>
        <w:t xml:space="preserve">lubrication systems, oil </w:t>
      </w:r>
      <w:del w:id="1243" w:author="Chapter 1 revision" w:date="2026-09-02T00:00:00Z">
        <w:r>
          <w:delText xml:space="preserve">cooling, and frequent seal replacements. Mechanically, they introduce significant parasitic losses, often reducing system efficiency by 2% to 5%. Furthermore, the sheer </w:delText>
        </w:r>
      </w:del>
      <w:ins w:id="1244" w:author="Chapter 1 revision" w:date="2026-09-02T00:00:00Z">
        <w:r>
          <w:t xml:space="preserve">cooling and periodic seal replacement, and they dissipate typically 2 to 5 per cent of throughput. The </w:t>
        </w:r>
      </w:ins>
      <w:r>
        <w:t xml:space="preserve">physical footprint of a </w:t>
      </w:r>
      <w:del w:id="1245" w:author="Chapter 1 revision" w:date="2026-09-02T00:00:00Z">
        <w:r>
          <w:delText xml:space="preserve">motor-gearbox-load assembly is substantial, making it unsuitable for applications where space and mass are at a premium, such as subsea compression or mobile transport. In </w:delText>
        </w:r>
      </w:del>
      <w:ins w:id="1246" w:author="Chapter 1 revision" w:date="2026-09-02T00:00:00Z">
        <w:r>
          <w:t xml:space="preserve">motor–gearbox–load assembly is substantial: in </w:t>
        </w:r>
      </w:ins>
      <w:r>
        <w:t xml:space="preserve">the worst case a geared </w:t>
      </w:r>
      <w:del w:id="1247" w:author="Chapter 1 revision" w:date="2026-09-02T00:00:00Z">
        <w:r>
          <w:delText xml:space="preserve">HS unit needs a two-store building where a large lubrication-oil tank needs to be located below the drive itself in the basement. </w:delText>
        </w:r>
      </w:del>
      <w:ins w:id="1248" w:author="Chapter 1 revision" w:date="2026-09-02T00:00:00Z">
        <w:r>
          <w:t xml:space="preserve">high-speed unit occupies two storeys, because the lubrication-oil tank must sit below the drive. </w:t>
        </w:r>
      </w:ins>
    </w:p>
    <w:p>
      <w:pPr>
        <w:rPr>
          <w:del w:id="1249" w:author="Chapter 1 revision" w:date="2026-09-02T00:00:00Z"/>
        </w:rPr>
      </w:pPr>
      <w:del w:id="1250" w:author="Chapter 1 revision" w:date="2026-09-02T00:00:00Z">
        <w:r>
          <w:delText xml:space="preserve">[FIGURE]</w:delText>
        </w:r>
      </w:del>
    </w:p>
    <w:p>
      <w:pPr>
        <w:rPr>
          <w:del w:id="1251" w:author="Chapter 1 revision" w:date="2026-09-02T00:00:00Z"/>
        </w:rPr>
      </w:pPr>
      <w:del w:id="1252" w:author="Chapter 1 revision" w:date="2026-09-02T00:00:00Z">
        <w:r>
          <w:delText xml:space="preserve">Figure 2. Caption</w:delText>
        </w:r>
      </w:del>
    </w:p>
    <w:p>
      <w:pPr>
        <w:rPr>
          <w:del w:id="1253" w:author="Chapter 1 revision" w:date="2026-09-02T00:00:00Z"/>
        </w:rPr>
      </w:pPr>
      <w:del w:id="1254" w:author="Chapter 1 revision" w:date="2026-09-02T00:00:00Z">
        <w:r>
          <w:delText xml:space="preserve">The Integrated High-Speed Unit: A Leap in Performance</w:delText>
        </w:r>
      </w:del>
    </w:p>
    <w:p>
      <w:pPr>
        <w:rPr>
          <w:del w:id="1255" w:author="Chapter 1 revision" w:date="2026-09-02T00:00:00Z"/>
        </w:rPr>
      </w:pPr>
      <w:del w:id="1256" w:author="Chapter 1 revision" w:date="2026-09-02T00:00:00Z">
        <w:r>
          <w:delText xml:space="preserve">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delText>
        </w:r>
      </w:del>
    </w:p>
    <w:p>
      <w:pPr>
        <w:rPr>
          <w:del w:id="1257" w:author="Chapter 1 revision" w:date="2026-09-02T00:00:00Z"/>
        </w:rPr>
      </w:pPr>
      <w:del w:id="1258" w:author="Chapter 1 revision" w:date="2026-09-02T00:00:00Z">
        <w:r>
          <w:delText xml:space="preserve">System Efficiency: Removing the gear stages and high-speed couplings provides a direct boost to wire-to-shaft efficiency. When combined with the high fundamental efficiency of a permanent magnet or solid-rotor induction motor, the energy savings over a 20-year lifecycle are immense.</w:delText>
        </w:r>
      </w:del>
    </w:p>
    <w:p>
      <w:pPr/>
      <w:del w:id="1259" w:author="Chapter 1 revision" w:date="2026-09-02T00:00:00Z">
        <w:r>
          <w:delText xml:space="preserve">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w:delText>
        </w:r>
      </w:del>
      <w:ins w:id="1260" w:author="Chapter 1 revision" w:date="2026-09-02T00:00:00Z">
        <w:r>
          <w:t xml:space="preserve">Eliminating the gearbox yields several transformative benefits. Removing the gear stages and high-speed couplings raises wire-to-shaft efficiency directly, and over a twenty-year life the energy saving is large. Integrated units frequently use active magnetic or foil bearings, removing oil lubrication entirely — critical in food, pharmaceutical and semiconductor processes, and in subsea installations where an oil leak </w:t>
        </w:r>
      </w:ins>
      <w:r>
        <w:t xml:space="preserve">is an environmental </w:t>
      </w:r>
      <w:del w:id="1261" w:author="Chapter 1 revision" w:date="2026-09-02T00:00:00Z">
        <w:r>
          <w:delText xml:space="preserve">hazard. </w:delText>
        </w:r>
      </w:del>
      <w:ins w:id="1262" w:author="Chapter 1 revision" w:date="2026-09-02T00:00:00Z">
        <w:r>
          <w:t xml:space="preserve">incident. With fewer moving parts, mean time between failures rises, and the machine can be built as a hermetically sealed unit. </w:t>
        </w:r>
      </w:ins>
    </w:p>
    <w:p>
      <w:pPr>
        <w:rPr>
          <w:del w:id="1263" w:author="Chapter 1 revision" w:date="2026-09-02T00:00:00Z"/>
        </w:rPr>
      </w:pPr>
      <w:del w:id="1264" w:author="Chapter 1 revision" w:date="2026-09-02T00:00:00Z">
        <w:r>
          <w:delText xml:space="preserve">Reliability and Maintenance: With fewer moving parts and no mechanical gears to wear down, the Mean Time Between Failure (MTBF) increases significantly. The machine becomes a hermetically sealable unit, protected from the environment.</w:delText>
        </w:r>
      </w:del>
    </w:p>
    <w:p>
      <w:pPr>
        <w:rPr>
          <w:del w:id="1265" w:author="Chapter 1 revision" w:date="2026-09-02T00:00:00Z"/>
        </w:rPr>
      </w:pPr>
      <w:del w:id="1266" w:author="Chapter 1 revision" w:date="2026-09-02T00:00:00Z">
        <w:r>
          <w:delText xml:space="preserve">Challenges and Trade-offs</w:delText>
        </w:r>
      </w:del>
    </w:p>
    <w:p>
      <w:pPr/>
      <w:r>
        <w:t xml:space="preserve">The transition is not </w:t>
      </w:r>
      <w:del w:id="1267" w:author="Chapter 1 revision" w:date="2026-09-02T00:00:00Z">
        <w:r>
          <w:delText xml:space="preserve">without its engineering hurdles. Moving from 1,800 r/min to 60,000 </w:delText>
        </w:r>
      </w:del>
      <w:ins w:id="1268" w:author="Chapter 1 revision" w:date="2026-09-02T00:00:00Z">
        <w:r>
          <w:t xml:space="preserve">free. Moving from 1800 to 60 000 </w:t>
        </w:r>
      </w:ins>
      <w:r>
        <w:t xml:space="preserve">r/min shifts the burden from mechanical engineering to multidisciplinary </w:t>
      </w:r>
      <w:del w:id="1269" w:author="Chapter 1 revision" w:date="2026-09-02T00:00:00Z">
        <w:r>
          <w:delText xml:space="preserve">physics. The integrated rotor must handle extreme centrifugal stresses, and </w:delText>
        </w:r>
      </w:del>
      <w:ins w:id="1270" w:author="Chapter 1 revision" w:date="2026-09-02T00:00:00Z">
        <w:r>
          <w:t xml:space="preserve">physics: the rotor must survive extreme centrifugal stress, </w:t>
        </w:r>
      </w:ins>
      <w:r>
        <w:t xml:space="preserve">the stator must </w:t>
      </w:r>
      <w:del w:id="1271" w:author="Chapter 1 revision" w:date="2026-09-02T00:00:00Z">
        <w:r>
          <w:delText xml:space="preserve">be designed to withstand high-frequency iron losses. Furthermore, the loss of the gearbox means the electrical machine must handle </w:delText>
        </w:r>
      </w:del>
      <w:ins w:id="1272" w:author="Chapter 1 revision" w:date="2026-09-02T00:00:00Z">
        <w:r>
          <w:t xml:space="preserve">tolerate high-frequency core loss, and </w:t>
        </w:r>
      </w:ins>
      <w:r>
        <w:t xml:space="preserve">the full thermal load </w:t>
      </w:r>
      <w:del w:id="1273" w:author="Chapter 1 revision" w:date="2026-09-02T00:00:00Z">
        <w:r>
          <w:delText xml:space="preserve">of the process within </w:delText>
        </w:r>
      </w:del>
      <w:ins w:id="1274" w:author="Chapter 1 revision" w:date="2026-09-02T00:00:00Z">
        <w:r>
          <w:t xml:space="preserve">must be removed from </w:t>
        </w:r>
      </w:ins>
      <w:r>
        <w:t xml:space="preserve">a much smaller </w:t>
      </w:r>
      <w:del w:id="1275" w:author="Chapter 1 revision" w:date="2026-09-02T00:00:00Z">
        <w:r>
          <w:delText xml:space="preserve">volume, necessitating advanced cooling strategies like direct-oil cooling or jacket cooling. </w:delText>
        </w:r>
      </w:del>
      <w:ins w:id="1276" w:author="Chapter 1 revision" w:date="2026-09-02T00:00:00Z">
        <w:r>
          <w:t xml:space="preserve">volume. </w:t>
        </w:r>
      </w:ins>
    </w:p>
    <w:p>
      <w:pPr>
        <w:rPr>
          <w:ins w:id="1277" w:author="Chapter 1 revision" w:date="2026-09-02T00:00:00Z"/>
        </w:rPr>
      </w:pPr>
      <w:ins w:id="1278" w:author="Chapter 1 revision" w:date="2026-09-02T00:00:00Z">
        <w:r>
          <w:t xml:space="preserve">[Figure 1.3 near here]</w:t>
        </w:r>
      </w:ins>
    </w:p>
    <w:p>
      <w:pPr>
        <w:rPr>
          <w:del w:id="1279" w:author="Chapter 1 revision" w:date="2026-09-02T00:00:00Z"/>
        </w:rPr>
      </w:pPr>
      <w:del w:id="1280" w:author="Chapter 1 revision" w:date="2026-09-02T00:00:00Z">
        <w:r>
          <w:delText xml:space="preserve">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delText>
        </w:r>
      </w:del>
    </w:p>
    <w:p>
      <w:pPr>
        <w:rPr>
          <w:del w:id="1281" w:author="Chapter 1 revision" w:date="2026-09-02T00:00:00Z"/>
        </w:rPr>
      </w:pPr>
      <w:del w:id="1282" w:author="Chapter 1 revision" w:date="2026-09-02T00:00:00Z">
        <w:r>
          <w:delText xml:space="preserve">The Divergent Evolution: Direct-Drive Industrial vs. Geared Traction</w:delText>
        </w:r>
      </w:del>
    </w:p>
    <w:p>
      <w:pPr>
        <w:rPr>
          <w:del w:id="1283" w:author="Chapter 1 revision" w:date="2026-09-02T00:00:00Z"/>
        </w:rPr>
      </w:pPr>
      <w:del w:id="1284" w:author="Chapter 1 revision" w:date="2026-09-02T00:00:00Z">
        <w:r>
          <w:delText xml:space="preserve">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 bearings, while Traction HS units are embracing them as essential components of a mass-optimized system.</w:delText>
        </w:r>
      </w:del>
    </w:p>
    <w:p>
      <w:pPr>
        <w:rPr>
          <w:del w:id="1285" w:author="Chapter 1 revision" w:date="2026-09-02T00:00:00Z"/>
        </w:rPr>
      </w:pPr>
      <w:del w:id="1286" w:author="Chapter 1 revision" w:date="2026-09-02T00:00:00Z">
        <w:r>
          <w:delText xml:space="preserve">The Industrial Paradigm: The "Gearless" Hermetic Unit</w:delText>
        </w:r>
      </w:del>
    </w:p>
    <w:p>
      <w:pPr/>
      <w:del w:id="1287" w:author="Chapter 1 revision" w:date="2026-09-02T00:00:00Z">
        <w:r>
          <w:delText xml:space="preserve">In the industrial sector, covering compressors, blowers, and expanders, the move is toward total integration. By mounting the impeller </w:delText>
        </w:r>
      </w:del>
      <w:ins w:id="1288" w:author="Chapter 1 revision" w:date="2026-09-02T00:00:00Z">
        <w:r>
          <w:t xml:space="preserve">Figure 1.3 Geared and direct-drive architectures compared. Above: a mains-connected motor drives the load through a step-up gearbox, with the lubrication plant below floor level. Below: the impeller is mounted </w:t>
        </w:r>
      </w:ins>
      <w:r>
        <w:t xml:space="preserve">directly on the </w:t>
      </w:r>
      <w:ins w:id="1289" w:author="Chapter 1 revision" w:date="2026-09-02T00:00:00Z">
        <w:r>
          <w:t xml:space="preserve">high-speed </w:t>
        </w:r>
      </w:ins>
      <w:r>
        <w:t xml:space="preserve">motor shaft and </w:t>
      </w:r>
      <w:del w:id="1290" w:author="Chapter 1 revision" w:date="2026-09-02T00:00:00Z">
        <w:r>
          <w:delText xml:space="preserve">utilizing Active Magnetic Bearings (AMB) or foil bearings, the system becomes a single, hermetically sealed unit. </w:delText>
        </w:r>
      </w:del>
      <w:ins w:id="1291" w:author="Chapter 1 revision" w:date="2026-09-02T00:00:00Z">
        <w:r>
          <w:t xml:space="preserve">carried on active magnetic bearings, giving a single sealed unit with no oil system and no second storey. </w:t>
        </w:r>
      </w:ins>
    </w:p>
    <w:p>
      <w:pPr>
        <w:pStyle w:val="Heading2"/>
        <w:rPr>
          <w:ins w:id="1292" w:author="Chapter 1 revision" w:date="2026-09-02T00:00:00Z"/>
        </w:rPr>
      </w:pPr>
      <w:ins w:id="1293" w:author="Chapter 1 revision" w:date="2026-09-02T00:00:00Z">
        <w:r>
          <w:t xml:space="preserve">1.2 Two Design Paradigms</w:t>
        </w:r>
      </w:ins>
    </w:p>
    <w:p>
      <w:pPr>
        <w:rPr>
          <w:ins w:id="1294" w:author="Chapter 1 revision" w:date="2026-09-02T00:00:00Z"/>
        </w:rPr>
      </w:pPr>
      <w:ins w:id="1295" w:author="Chapter 1 revision" w:date="2026-09-02T00:00:00Z">
        <w:r>
          <w:t xml:space="preserve">The constraints described in this chapter apply to every high-speed machine, but they do not produce a single kind of machine, because different applications weight them differently. Two families result, and their design conventions are close to opposite. This division organises the whole book.</w:t>
        </w:r>
      </w:ins>
    </w:p>
    <w:p>
      <w:pPr>
        <w:rPr>
          <w:del w:id="1296" w:author="Chapter 1 revision" w:date="2026-09-02T00:00:00Z"/>
        </w:rPr>
      </w:pPr>
      <w:del w:id="1297" w:author="Chapter 1 revision" w:date="2026-09-02T00:00:00Z">
        <w:r>
          <w:delText xml:space="preserve">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 a geared induction motor, the savings in maintenance, the 2–5% gain in system efficiency, and the "oil-free" operation justify the investment. Here, high speed is the enabler for simplicity and reliability.</w:delText>
        </w:r>
      </w:del>
    </w:p>
    <w:p>
      <w:pPr>
        <w:rPr>
          <w:del w:id="1298" w:author="Chapter 1 revision" w:date="2026-09-02T00:00:00Z"/>
        </w:rPr>
      </w:pPr>
      <w:del w:id="1299" w:author="Chapter 1 revision" w:date="2026-09-02T00:00:00Z">
        <w:r>
          <w:delText xml:space="preserve">The Traction Paradigm: The Geared High-Speed Optimum</w:delText>
        </w:r>
      </w:del>
    </w:p>
    <w:p>
      <w:pPr>
        <w:rPr>
          <w:del w:id="1300" w:author="Chapter 1 revision" w:date="2026-09-02T00:00:00Z"/>
        </w:rPr>
      </w:pPr>
      <w:del w:id="1301" w:author="Chapter 1 revision" w:date="2026-09-02T00:00:00Z">
        <w:r>
          <w:delText xml:space="preserve">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delText>
        </w:r>
      </w:del>
    </w:p>
    <w:p>
      <w:pPr>
        <w:rPr>
          <w:del w:id="1302" w:author="Chapter 1 revision" w:date="2026-09-02T00:00:00Z"/>
        </w:rPr>
      </w:pPr>
      <w:del w:id="1303" w:author="Chapter 1 revision" w:date="2026-09-02T00:00:00Z">
        <w:r>
          <w:delText xml:space="preserve">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delText>
        </w:r>
      </w:del>
    </w:p>
    <w:p>
      <w:pPr>
        <w:rPr>
          <w:del w:id="1304" w:author="Chapter 1 revision" w:date="2026-09-02T00:00:00Z"/>
        </w:rPr>
      </w:pPr>
      <w:del w:id="1305" w:author="Chapter 1 revision" w:date="2026-09-02T00:00:00Z">
        <w:r>
          <w:delText xml:space="preserve">The Economic Paradox: Why "More Parts" Can Be Cheaper</w:delText>
        </w:r>
      </w:del>
    </w:p>
    <w:p>
      <w:pPr>
        <w:rPr>
          <w:del w:id="1306" w:author="Chapter 1 revision" w:date="2026-09-02T00:00:00Z"/>
        </w:rPr>
      </w:pPr>
      <w:del w:id="1307" w:author="Chapter 1 revision" w:date="2026-09-02T00:00:00Z">
        <w:r>
          <w:delText xml:space="preserve">The traction sector proves an interesting economic paradox: adding a gearbox and a lubrication system is actually cheaper than building a low-speed direct-drive motor.</w:delText>
        </w:r>
      </w:del>
    </w:p>
    <w:p>
      <w:pPr>
        <w:rPr>
          <w:del w:id="1308" w:author="Chapter 1 revision" w:date="2026-09-02T00:00:00Z"/>
        </w:rPr>
      </w:pPr>
      <w:del w:id="1309" w:author="Chapter 1 revision" w:date="2026-09-02T00:00:00Z">
        <w:r>
          <w:delText xml:space="preserve">Material Cost: A high-speed motor is much smaller, requiring significantly less copper and rare-earth magnet material.</w:delText>
        </w:r>
      </w:del>
    </w:p>
    <w:p>
      <w:pPr>
        <w:rPr>
          <w:del w:id="1310" w:author="Chapter 1 revision" w:date="2026-09-02T00:00:00Z"/>
        </w:rPr>
      </w:pPr>
      <w:del w:id="1311" w:author="Chapter 1 revision" w:date="2026-09-02T00:00:00Z">
        <w:r>
          <w:delText xml:space="preserve">The "Torque is Expensive" Rule: Since P = TΩ, if you increase speed (Ω), you can produce the same power (P) with much less torque (T). In traction, where space is limited, it is economically and physically superior to generate that power at high speed and use a robust set of gears to trade speed for the torque required at the axles.</w:delText>
        </w:r>
      </w:del>
    </w:p>
    <w:p>
      <w:pPr>
        <w:rPr>
          <w:del w:id="1312" w:author="Chapter 1 revision" w:date="2026-09-02T00:00:00Z"/>
        </w:rPr>
      </w:pPr>
      <w:del w:id="1313" w:author="Chapter 1 revision" w:date="2026-09-02T00:00:00Z">
        <w:r>
          <w:delText xml:space="preserve">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delText>
        </w:r>
      </w:del>
    </w:p>
    <w:p>
      <w:pPr>
        <w:pStyle w:val="Heading3"/>
      </w:pPr>
      <w:r>
        <w:t xml:space="preserve">1.2.1 </w:t>
      </w:r>
      <w:del w:id="1314" w:author="Chapter 1 revision" w:date="2026-09-02T00:00:00Z">
        <w:r>
          <w:delText xml:space="preserve">Industrial High-Speed Machines: The Stationary Approach </w:delText>
        </w:r>
      </w:del>
      <w:ins w:id="1315" w:author="Chapter 1 revision" w:date="2026-09-02T00:00:00Z">
        <w:r>
          <w:t xml:space="preserve">The gearless industrial machine </w:t>
        </w:r>
      </w:ins>
    </w:p>
    <w:p>
      <w:pPr/>
      <w:del w:id="1316" w:author="Chapter 1 revision" w:date="2026-09-02T00:00:00Z">
        <w:r>
          <w:delText xml:space="preserve">In the industrial sector, the transition to high-speed (HS) electrical machines is driven by a paradigm of system simplification and life-cycle economy. For applications such as centrifugal compressors, wastewater aeration blowers, </w:delText>
        </w:r>
      </w:del>
      <w:ins w:id="1317" w:author="Chapter 1 revision" w:date="2026-09-02T00:00:00Z">
        <w:r>
          <w:t xml:space="preserve">Centrifugal compressors, aeration blowers, turbo-expanders </w:t>
        </w:r>
      </w:ins>
      <w:r>
        <w:t xml:space="preserve">and organic Rankine cycle </w:t>
      </w:r>
      <w:del w:id="1318" w:author="Chapter 1 revision" w:date="2026-09-02T00:00:00Z">
        <w:r>
          <w:delText xml:space="preserve">(ORC) energy recovery systems, the "stationary" approach to HS design prioritizes long-term reliability and high operational efficiency over extreme mass minimization. Unlike the traction sector, where every kilogram saved translates to vehicle range, the industrial HS </w:delText>
        </w:r>
      </w:del>
      <w:ins w:id="1319" w:author="Chapter 1 revision" w:date="2026-09-02T00:00:00Z">
        <w:r>
          <w:t xml:space="preserve">generators share an economic structure: continuous operation for years, judgement on total cost of ownership, and near-irrelevance of mass because the machine is bolted to a foundation. Such a </w:t>
        </w:r>
      </w:ins>
      <w:r>
        <w:t xml:space="preserve">machine is often </w:t>
      </w:r>
      <w:del w:id="1320" w:author="Chapter 1 revision" w:date="2026-09-02T00:00:00Z">
        <w:r>
          <w:delText xml:space="preserve">judged by its ability to run maintenance-free for 100,000 hours. </w:delText>
        </w:r>
      </w:del>
      <w:ins w:id="1321" w:author="Chapter 1 revision" w:date="2026-09-02T00:00:00Z">
        <w:r>
          <w:t xml:space="preserve">expected to run for 100 000 hours with minimal intervention. </w:t>
        </w:r>
      </w:ins>
    </w:p>
    <w:p>
      <w:pPr>
        <w:rPr>
          <w:del w:id="1322" w:author="Chapter 1 revision" w:date="2026-09-02T00:00:00Z"/>
        </w:rPr>
      </w:pPr>
      <w:del w:id="1323" w:author="Chapter 1 revision" w:date="2026-09-02T00:00:00Z">
        <w:r>
          <w:delText xml:space="preserve">Applications: The Drivers of Direct-Drive</w:delText>
        </w:r>
      </w:del>
    </w:p>
    <w:p>
      <w:pPr>
        <w:rPr>
          <w:del w:id="1324" w:author="Chapter 1 revision" w:date="2026-09-02T00:00:00Z"/>
        </w:rPr>
      </w:pPr>
      <w:del w:id="1325" w:author="Chapter 1 revision" w:date="2026-09-02T00:00:00Z">
        <w:r>
          <w:delText xml:space="preserve">The primary applications for industrial HS machines are those requiring high-velocity fluid movement or energy extraction from high-pressure flows.</w:delText>
        </w:r>
      </w:del>
    </w:p>
    <w:p>
      <w:pPr>
        <w:rPr>
          <w:del w:id="1326" w:author="Chapter 1 revision" w:date="2026-09-02T00:00:00Z"/>
        </w:rPr>
      </w:pPr>
      <w:del w:id="1327" w:author="Chapter 1 revision" w:date="2026-09-02T00:00:00Z">
        <w:r>
          <w:delText xml:space="preserve">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(typically 2–5%) associated with gear meshing and additional bearings.</w:delText>
        </w:r>
      </w:del>
    </w:p>
    <w:p>
      <w:pPr>
        <w:rPr>
          <w:del w:id="1328" w:author="Chapter 1 revision" w:date="2026-09-02T00:00:00Z"/>
        </w:rPr>
      </w:pPr>
      <w:del w:id="1329" w:author="Chapter 1 revision" w:date="2026-09-02T00:00:00Z">
        <w:r>
          <w:delText xml:space="preserve">Wastewater Aeration: Large blowers provide oxygen to bacteria in treatment tanks. These machines operate 24/7. Here, the HS approach allows for a compact, oil-free design. When paired with active magnetic bearings (AMB), the risk of oil contaminating the process air, and eventually the treatment tanks, is eliminated.</w:delText>
        </w:r>
      </w:del>
    </w:p>
    <w:p>
      <w:pPr>
        <w:rPr>
          <w:del w:id="1330" w:author="Chapter 1 revision" w:date="2026-09-02T00:00:00Z"/>
        </w:rPr>
      </w:pPr>
      <w:del w:id="1331" w:author="Chapter 1 revision" w:date="2026-09-02T00:00:00Z">
        <w:r>
          <w:delText xml:space="preserve">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delText>
        </w:r>
      </w:del>
    </w:p>
    <w:p>
      <w:pPr>
        <w:rPr>
          <w:del w:id="1332" w:author="Chapter 1 revision" w:date="2026-09-02T00:00:00Z"/>
        </w:rPr>
      </w:pPr>
      <w:del w:id="1333" w:author="Chapter 1 revision" w:date="2026-09-02T00:00:00Z">
        <w:r>
          <w:delText xml:space="preserve">Topology: The Logic of Low Pole Counts</w:delText>
        </w:r>
      </w:del>
    </w:p>
    <w:p>
      <w:pPr>
        <w:rPr>
          <w:del w:id="1334" w:author="Chapter 1 revision" w:date="2026-09-02T00:00:00Z"/>
        </w:rPr>
      </w:pPr>
      <w:del w:id="1335" w:author="Chapter 1 revision" w:date="2026-09-02T00:00:00Z">
        <w:r>
          <w:delText xml:space="preserve">The industrial HS machine is defined by a conservative electromagnetic approach, typically favoring low pole-count topologies, specifically 2-pole Induction Machines (IM) and 2-pole or 4-pole Rotor-Surface-Magnet Permanent-Magnet Synchronous Machines (SPM).</w:delText>
        </w:r>
      </w:del>
    </w:p>
    <w:p>
      <w:pPr>
        <w:rPr>
          <w:del w:id="1336" w:author="Chapter 1 revision" w:date="2026-09-02T00:00:00Z"/>
        </w:rPr>
      </w:pPr>
      <w:del w:id="1337" w:author="Chapter 1 revision" w:date="2026-09-02T00:00:00Z">
        <w:r>
          <w:delText xml:space="preserve">2-Pole Induction Machines (IM)</w:delText>
        </w:r>
      </w:del>
    </w:p>
    <w:p>
      <w:pPr/>
      <w:r>
        <w:t xml:space="preserve">The </w:t>
      </w:r>
      <w:del w:id="1338" w:author="Chapter 1 revision" w:date="2026-09-02T00:00:00Z">
        <w:r>
          <w:delText xml:space="preserve">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2-pole configuration is favored because it results in the lowest possible </w:delText>
        </w:r>
      </w:del>
      <w:ins w:id="1339" w:author="Chapter 1 revision" w:date="2026-09-02T00:00:00Z">
        <w:r>
          <w:t xml:space="preserve">design conventions follow. Pole counts are low — two-pole induction machines, or two- and four-pole rotor-surface-magnet synchronous machines — which keeps the fundamental below about 1 kHz and within reach of standard IGBT converters. The two-pole configuration gives the lowest </w:t>
        </w:r>
      </w:ins>
      <w:r>
        <w:t xml:space="preserve">fundamental frequency for a given speed and the highest </w:t>
      </w:r>
      <w:del w:id="1340" w:author="Chapter 1 revision" w:date="2026-09-02T00:00:00Z">
        <w:r>
          <w:delText xml:space="preserve">possible power factor. Both of these have profound implications for the power electronics. Lowest possible frequency results in low iron losses. </w:delText>
        </w:r>
      </w:del>
      <w:ins w:id="1341" w:author="Chapter 1 revision" w:date="2026-09-02T00:00:00Z">
        <w:r>
          <w:t xml:space="preserve">power factor, and it permits relatively thick laminations of 0.2 to 0.35 mm, keeping manufacturing cost under control. </w:t>
        </w:r>
      </w:ins>
    </w:p>
    <w:p>
      <w:pPr>
        <w:rPr>
          <w:del w:id="1342" w:author="Chapter 1 revision" w:date="2026-09-02T00:00:00Z"/>
        </w:rPr>
      </w:pPr>
      <w:del w:id="1343" w:author="Chapter 1 revision" w:date="2026-09-02T00:00:00Z">
        <w:r>
          <w:delText xml:space="preserve">2/4-Pole Rotor-Surface-Magnet PMSMs</w:delText>
        </w:r>
      </w:del>
    </w:p>
    <w:p>
      <w:pPr/>
      <w:del w:id="1344" w:author="Chapter 1 revision" w:date="2026-09-02T00:00:00Z">
        <w:r>
          <w:delText xml:space="preserve">For higher efficiency, the SPM topology is preferred. By placing high-energy magnets (typically Neodymium Iron Boron or Samarium Cobalt) on the rotor surface, the machine eliminates rotor copper losses. However, at high speeds, these </w:delText>
        </w:r>
      </w:del>
      <w:ins w:id="1345" w:author="Chapter 1 revision" w:date="2026-09-02T00:00:00Z">
        <w:r>
          <w:t xml:space="preserve">The high-speed induction machine remains a workhorse because of its ruggedness. Its rotor may be a solid steel body or a high-strength lamination stack, and the absence of magnets simplifies retention entirely. Where efficiency governs, the surface-magnet synchronous machine is preferred; rotor copper loss disappears, but the </w:t>
        </w:r>
      </w:ins>
      <w:r>
        <w:t xml:space="preserve">magnets cannot withstand </w:t>
      </w:r>
      <w:del w:id="1346" w:author="Chapter 1 revision" w:date="2026-09-02T00:00:00Z">
        <w:r>
          <w:delText xml:space="preserve">the centrifugal tension on their own. The industrial stationary strategy utilizes thick high-strength Carbon Fiber (CF) </w:delText>
        </w:r>
      </w:del>
      <w:ins w:id="1347" w:author="Chapter 1 revision" w:date="2026-09-02T00:00:00Z">
        <w:r>
          <w:t xml:space="preserve">centrifugal tension unaided and require thick carbon-fibre </w:t>
        </w:r>
      </w:ins>
      <w:r>
        <w:t xml:space="preserve">or Inconel sleeves </w:t>
      </w:r>
      <w:del w:id="1348" w:author="Chapter 1 revision" w:date="2026-09-02T00:00:00Z">
        <w:r>
          <w:delText xml:space="preserve">to provide the necessary pre-stress [ref]. </w:delText>
        </w:r>
      </w:del>
      <w:ins w:id="1349" w:author="Chapter 1 revision" w:date="2026-09-02T00:00:00Z">
        <w:r>
          <w:t xml:space="preserve">applied with sufficient pre-stress to keep them in compression at maximum overspeed. </w:t>
        </w:r>
      </w:ins>
    </w:p>
    <w:p>
      <w:pPr>
        <w:rPr>
          <w:del w:id="1350" w:author="Chapter 1 revision" w:date="2026-09-02T00:00:00Z"/>
        </w:rPr>
      </w:pPr>
      <w:del w:id="1351" w:author="Chapter 1 revision" w:date="2026-09-02T00:00:00Z">
        <w:r>
          <w:delText xml:space="preserve">A 2-pole or 4-pole arrangement is chosen to maintain a manageable frequency. For example, a 2-pole machine at 30,000 r/min results in a 500 Hz fundamental frequency while 4-pole solution doubles the fundamental to 1000 Hz. A 2-pole solution is a deliberate design choice: it allows the use of relatively thick stator laminations (0.2–0.35 mm) compared to the ultra-thin foils required in higher-frequency machines, keeping manufacturing costs under control while maintaining high efficiency.</w:delText>
        </w:r>
      </w:del>
    </w:p>
    <w:p>
      <w:pPr>
        <w:rPr>
          <w:del w:id="1352" w:author="Chapter 1 revision" w:date="2026-09-02T00:00:00Z"/>
        </w:rPr>
      </w:pPr>
      <w:del w:id="1353" w:author="Chapter 1 revision" w:date="2026-09-02T00:00:00Z">
        <w:r>
          <w:delText xml:space="preserve">Strategy: Mechanical Robustness and Sleeve Technology</w:delText>
        </w:r>
      </w:del>
    </w:p>
    <w:p>
      <w:pPr>
        <w:rPr>
          <w:del w:id="1354" w:author="Chapter 1 revision" w:date="2026-09-02T00:00:00Z"/>
        </w:rPr>
      </w:pPr>
      <w:del w:id="1355" w:author="Chapter 1 revision" w:date="2026-09-02T00:00:00Z">
        <w:r>
          <w:delText xml:space="preserve">The defining "strategy" of the industrial HS machine is the management of the Rotor-Stator interface. Since mass is not the primary constraint, the design focuses on:</w:delText>
        </w:r>
      </w:del>
    </w:p>
    <w:p>
      <w:pPr>
        <w:rPr>
          <w:del w:id="1356" w:author="Chapter 1 revision" w:date="2026-09-02T00:00:00Z"/>
        </w:rPr>
      </w:pPr>
      <w:del w:id="1357" w:author="Chapter 1 revision" w:date="2026-09-02T00:00:00Z">
        <w:r>
          <w:delText xml:space="preserve">Stiff Rotor Design: Industrial machines often utilize a larger rotor diameter to achieve the required torque, pushing the peripheral speeds to the limits of the materials (often 200–250 m/s). To manage this, carbon fiber sleeves are wound with high tension to ensure the magnets remain in compression even at maximum overspeed.</w:delText>
        </w:r>
      </w:del>
    </w:p>
    <w:p>
      <w:pPr/>
      <w:del w:id="1358" w:author="Chapter 1 revision" w:date="2026-09-02T00:00:00Z">
        <w:r>
          <w:delText xml:space="preserve">Thermal Management of the Rotor: In 2-pole machines, the air-gap flux density is high. To prevent the magnets from overheating due to eddy currents induced by stator harmonics, industrial designs often employ conductive "shields" (like copper or brass) or use </w:delText>
        </w:r>
      </w:del>
      <w:ins w:id="1359" w:author="Chapter 1 revision" w:date="2026-09-02T00:00:00Z">
        <w:r>
          <w:t xml:space="preserve">Because mass is not constrained, the industrial strategy is generous everywhere. Rotor diameters are large, pushing peripheral speeds to 200 to 250 m/s, and sleeves are wound with high tension to match. Air gaps of several millimetres reduce windage and accommodate thermal growth, at the cost of magnetising current — unlike traction machines, which use small gaps to maximise torque density. Rotor thermal management often uses a conductive shield, or </w:t>
        </w:r>
      </w:ins>
      <w:r>
        <w:t xml:space="preserve">the sleeve itself as a </w:t>
      </w:r>
      <w:del w:id="1360" w:author="Chapter 1 revision" w:date="2026-09-02T00:00:00Z">
        <w:r>
          <w:delText xml:space="preserve">thermal </w:delText>
        </w:r>
      </w:del>
      <w:r>
        <w:t xml:space="preserve">barrier, paired with </w:t>
      </w:r>
      <w:del w:id="1361" w:author="Chapter 1 revision" w:date="2026-09-02T00:00:00Z">
        <w:r>
          <w:delText xml:space="preserve">aggressive </w:delText>
        </w:r>
      </w:del>
      <w:r>
        <w:t xml:space="preserve">forced-air or liquid </w:t>
      </w:r>
      <w:del w:id="1362" w:author="Chapter 1 revision" w:date="2026-09-02T00:00:00Z">
        <w:r>
          <w:delText xml:space="preserve">cooling in the stator jacket. </w:delText>
        </w:r>
      </w:del>
      <w:ins w:id="1363" w:author="Chapter 1 revision" w:date="2026-09-02T00:00:00Z">
        <w:r>
          <w:t xml:space="preserve">jacket cooling. </w:t>
        </w:r>
      </w:ins>
    </w:p>
    <w:p>
      <w:pPr>
        <w:rPr>
          <w:del w:id="1364" w:author="Chapter 1 revision" w:date="2026-09-02T00:00:00Z"/>
        </w:rPr>
      </w:pPr>
      <w:del w:id="1365" w:author="Chapter 1 revision" w:date="2026-09-02T00:00:00Z">
        <w:r>
          <w:delText xml:space="preserve">Large Air Gaps: Unlike traction motors that use tiny air gaps to maximize torque density, industrial HS machines often employ larger air gaps (2–5… mm). This reduces windage losses and provides a buffer against the thermal expansion of the rotor, which can be significant at high speeds.</w:delText>
        </w:r>
      </w:del>
    </w:p>
    <w:p>
      <w:pPr>
        <w:rPr>
          <w:del w:id="1366" w:author="Chapter 1 revision" w:date="2026-09-02T00:00:00Z"/>
        </w:rPr>
      </w:pPr>
      <w:del w:id="1367" w:author="Chapter 1 revision" w:date="2026-09-02T00:00:00Z">
        <w:r>
          <w:delText xml:space="preserve">Power Electronics: The IGBT Compatibility</w:delText>
        </w:r>
      </w:del>
    </w:p>
    <w:p>
      <w:pPr/>
      <w:del w:id="1368" w:author="Chapter 1 revision" w:date="2026-09-02T00:00:00Z">
        <w:r>
          <w:delText xml:space="preserve">Perhaps the greatest </w:delText>
        </w:r>
      </w:del>
      <w:ins w:id="1369" w:author="Chapter 1 revision" w:date="2026-09-02T00:00:00Z">
        <w:r>
          <w:t xml:space="preserve">The principal </w:t>
        </w:r>
      </w:ins>
      <w:r>
        <w:t xml:space="preserve">advantage of the </w:t>
      </w:r>
      <w:del w:id="1370" w:author="Chapter 1 revision" w:date="2026-09-02T00:00:00Z">
        <w:r>
          <w:delText xml:space="preserve">industrial "low pole-count" approach is its compatibility with standard high-power IGBT (Insulated Gate Bipolar Transistor) converters. Because the fundamental frequency (fs) is kept moderate (typically under 1 kHz), the ratio between the inverter switching frequency (fsw) and the fundamental frequency remains high enough (e.g., fsw/fs &gt; 10) to ensure high-enough-quality current control without specialized hardware. </w:delText>
        </w:r>
      </w:del>
      <w:ins w:id="1371" w:author="Chapter 1 revision" w:date="2026-09-02T00:00:00Z">
        <w:r>
          <w:t xml:space="preserve">low pole count is converter compatibility. With the fundamental below 1 kHz, a switching frequency of 8 to 16 kHz gives a modulation ratio comfortably above 10 without specialised hardware, and standard sine-wave or LC filters can be used to protect insulation from du/dt stress and to suppress bearing currents. </w:t>
        </w:r>
      </w:ins>
    </w:p>
    <w:p>
      <w:pPr>
        <w:rPr>
          <w:del w:id="1372" w:author="Chapter 1 revision" w:date="2026-09-02T00:00:00Z"/>
        </w:rPr>
      </w:pPr>
      <w:del w:id="1373" w:author="Chapter 1 revision" w:date="2026-09-02T00:00:00Z">
        <w:r>
          <w:delText xml:space="preserve">Thermal Stability: Standard IGBTs are thermally limited when switching at very high frequencies. By keeping the machine's pole count low, the industrial designer ensures the inverter can operate at 8–16 kHz switching frequencies without excessive derating.</w:delText>
        </w:r>
      </w:del>
    </w:p>
    <w:p>
      <w:pPr>
        <w:rPr>
          <w:del w:id="1374" w:author="Chapter 1 revision" w:date="2026-09-02T00:00:00Z"/>
        </w:rPr>
      </w:pPr>
      <w:del w:id="1375" w:author="Chapter 1 revision" w:date="2026-09-02T00:00:00Z">
        <w:r>
          <w:delText xml:space="preserve">Filter Integration: Industrial sites often have strict EMI (Electromagnetic Interference) requirements. The moderate frequencies of industrial HS drives allow for the use of standard LC or sine-wave filters to protect motor insulation from du/dt stress and to eliminate bearing currents, a critical factor when using traditional high-speed ball bearings.</w:delText>
        </w:r>
      </w:del>
    </w:p>
    <w:p>
      <w:pPr>
        <w:rPr>
          <w:del w:id="1376" w:author="Chapter 1 revision" w:date="2026-09-02T00:00:00Z"/>
        </w:rPr>
      </w:pPr>
      <w:del w:id="1377" w:author="Chapter 1 revision" w:date="2026-09-02T00:00:00Z">
        <w:r>
          <w:delText xml:space="preserve">Conclusion: The Stationary Philosophy</w:delText>
        </w:r>
      </w:del>
    </w:p>
    <w:p>
      <w:pPr>
        <w:rPr>
          <w:del w:id="1378" w:author="Chapter 1 revision" w:date="2026-09-02T00:00:00Z"/>
        </w:rPr>
      </w:pPr>
      <w:del w:id="1379" w:author="Chapter 1 revision" w:date="2026-09-02T00:00:00Z">
        <w:r>
          <w:delText xml:space="preserve">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delText>
        </w:r>
      </w:del>
    </w:p>
    <w:p>
      <w:pPr>
        <w:pStyle w:val="Heading3"/>
      </w:pPr>
      <w:r>
        <w:t xml:space="preserve">1.2.2 </w:t>
      </w:r>
      <w:del w:id="1380" w:author="Chapter 1 revision" w:date="2026-09-02T00:00:00Z">
        <w:r>
          <w:delText xml:space="preserve">High-Specific-Power HS Machines: The Mobile Approach </w:delText>
        </w:r>
      </w:del>
      <w:ins w:id="1381" w:author="Chapter 1 revision" w:date="2026-09-02T00:00:00Z">
        <w:r>
          <w:t xml:space="preserve">The mass-limited mobile machine </w:t>
        </w:r>
      </w:ins>
    </w:p>
    <w:p>
      <w:pPr>
        <w:rPr>
          <w:del w:id="1382" w:author="Chapter 1 revision" w:date="2026-09-02T00:00:00Z"/>
        </w:rPr>
      </w:pPr>
      <w:del w:id="1383" w:author="Chapter 1 revision" w:date="2026-09-02T00:00:00Z">
        <w:r>
          <w:delText xml:space="preserve">In the world of mobile applications, encompassing electric vehicles (EVs), aviation, and heavy-duty transport, the design philosophy shifts from longevity-focused stationary-applications engineering to mass-minimized "dynamic" engineering. For these machines, every cubic centimeter and every gram carries a penalty in terms of battery range, payload capacity, or fuel consumption. The mobile approach to high-speed design pushes the machine into a realm of high electromagnetic frequency, where traditional industrial design rules are discarded in favor of extreme power density.</w:delText>
        </w:r>
      </w:del>
    </w:p>
    <w:p>
      <w:pPr>
        <w:rPr>
          <w:del w:id="1384" w:author="Chapter 1 revision" w:date="2026-09-02T00:00:00Z"/>
        </w:rPr>
      </w:pPr>
      <w:del w:id="1385" w:author="Chapter 1 revision" w:date="2026-09-02T00:00:00Z">
        <w:r>
          <w:delText xml:space="preserve">Applications: The Pursuit of Power Density</w:delText>
        </w:r>
      </w:del>
    </w:p>
    <w:p>
      <w:pPr>
        <w:rPr>
          <w:del w:id="1386" w:author="Chapter 1 revision" w:date="2026-09-02T00:00:00Z"/>
        </w:rPr>
      </w:pPr>
      <w:del w:id="1387" w:author="Chapter 1 revision" w:date="2026-09-02T00:00:00Z">
        <w:r>
          <w:delText xml:space="preserve">Mobile high-speed machines are the heart of the more-electric revolution in transportation [ref].</w:delText>
        </w:r>
      </w:del>
    </w:p>
    <w:p>
      <w:pPr>
        <w:rPr>
          <w:del w:id="1388" w:author="Chapter 1 revision" w:date="2026-09-02T00:00:00Z"/>
        </w:rPr>
      </w:pPr>
      <w:del w:id="1389" w:author="Chapter 1 revision" w:date="2026-09-02T00:00:00Z">
        <w:r>
          <w:delText xml:space="preserve">EV Traction: As automotive manufacturers strive to increase efficiency and decrease costs, motor speeds have climbed from 10,000 r/min to over 20,000 r/min. Higher speeds allow the motor to shrink in size while maintaining the power required for highway cruising and rapid acceleration.</w:delText>
        </w:r>
      </w:del>
    </w:p>
    <w:p>
      <w:pPr>
        <w:rPr>
          <w:del w:id="1390" w:author="Chapter 1 revision" w:date="2026-09-02T00:00:00Z"/>
        </w:rPr>
      </w:pPr>
      <w:del w:id="1391" w:author="Chapter 1 revision" w:date="2026-09-02T00:00:00Z">
        <w:r>
          <w:delText xml:space="preserve">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delText>
        </w:r>
      </w:del>
    </w:p>
    <w:p>
      <w:pPr/>
      <w:del w:id="1392" w:author="Chapter 1 revision" w:date="2026-09-02T00:00:00Z">
        <w:r>
          <w:delText xml:space="preserve">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 </w:delText>
        </w:r>
      </w:del>
      <w:ins w:id="1393" w:author="Chapter 1 revision" w:date="2026-09-02T00:00:00Z">
        <w:r>
          <w:t xml:space="preserve">Traction, aerospace propulsion and turbomachinery for internal combustion engines invert the priorities. Mass is the objective, because the machine is carried and every kilogram costs range, payload or fuel. Automotive motor speeds have climbed from 10 000 to beyond 20 000 r/min; hybrid-electric aircraft demand power densities above 10 to 15 kW/kg; e-turbochargers and turbo-compounding units operate beyond 100 000 r/min. </w:t>
        </w:r>
      </w:ins>
    </w:p>
    <w:p>
      <w:pPr>
        <w:rPr>
          <w:del w:id="1394" w:author="Chapter 1 revision" w:date="2026-09-02T00:00:00Z"/>
        </w:rPr>
      </w:pPr>
      <w:del w:id="1395" w:author="Chapter 1 revision" w:date="2026-09-02T00:00:00Z">
        <w:r>
          <w:delText xml:space="preserve">Topology: Multi-pole IPM and Reluctance Torque</w:delText>
        </w:r>
      </w:del>
    </w:p>
    <w:p>
      <w:pPr>
        <w:rPr>
          <w:del w:id="1396" w:author="Chapter 1 revision" w:date="2026-09-02T00:00:00Z"/>
        </w:rPr>
      </w:pPr>
      <w:del w:id="1397" w:author="Chapter 1 revision" w:date="2026-09-02T00:00:00Z">
        <w:r>
          <w:delText xml:space="preserve">Unlike the 2-pole industrial machines, the mobile approach favors multi-pole topologies, typically 6, 8, or even 12 poles. The preferred architecture is the Interior Permanent Magnet Synchronous Machine (IPM).</w:delText>
        </w:r>
      </w:del>
    </w:p>
    <w:p>
      <w:pPr>
        <w:rPr>
          <w:del w:id="1398" w:author="Chapter 1 revision" w:date="2026-09-02T00:00:00Z"/>
        </w:rPr>
      </w:pPr>
      <w:del w:id="1399" w:author="Chapter 1 revision" w:date="2026-09-02T00:00:00Z">
        <w:r>
          <w:delText xml:space="preserve">In an IPM machine, the magnets are embedded within the rotor lamination stack rather than being attached to the rotor surface. This offers several critical advantages for mobile HS units:</w:delText>
        </w:r>
      </w:del>
    </w:p>
    <w:p>
      <w:pPr>
        <w:rPr>
          <w:del w:id="1400" w:author="Chapter 1 revision" w:date="2026-09-02T00:00:00Z"/>
        </w:rPr>
      </w:pPr>
      <w:del w:id="1401" w:author="Chapter 1 revision" w:date="2026-09-02T00:00:00Z">
        <w:r>
          <w:delText xml:space="preserve">Mechanical Protection: The steel bridges and ribs of the rotor laminations act as the structural containment for the magnets, removing the need for thick, bulky carbon fiber sleeves that increase the magnetic air gap.</w:delText>
        </w:r>
      </w:del>
    </w:p>
    <w:p>
      <w:pPr>
        <w:rPr>
          <w:del w:id="1402" w:author="Chapter 1 revision" w:date="2026-09-02T00:00:00Z"/>
        </w:rPr>
      </w:pPr>
      <w:del w:id="1403" w:author="Chapter 1 revision" w:date="2026-09-02T00:00:00Z">
        <w:r>
          <w:delText xml:space="preserve">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delText>
        </w:r>
      </w:del>
    </w:p>
    <w:p>
      <w:pPr>
        <w:rPr>
          <w:del w:id="1404" w:author="Chapter 1 revision" w:date="2026-09-02T00:00:00Z"/>
        </w:rPr>
      </w:pPr>
      <w:del w:id="1405" w:author="Chapter 1 revision" w:date="2026-09-02T00:00:00Z">
        <w:r>
          <w:delText xml:space="preserve">Field Weakening: Multi-pole IPMs excel at high-speed operation where the inverter voltage is limited. The rotor geometry allows for effective field weakening, enabling the motor to reach high r/min without requiring an excessively high DC bus voltage.</w:delText>
        </w:r>
      </w:del>
    </w:p>
    <w:p>
      <w:pPr>
        <w:rPr>
          <w:del w:id="1406" w:author="Chapter 1 revision" w:date="2026-09-02T00:00:00Z"/>
        </w:rPr>
      </w:pPr>
      <w:del w:id="1407" w:author="Chapter 1 revision" w:date="2026-09-02T00:00:00Z">
        <w:r>
          <w:delText xml:space="preserve">Strategy: Mass Minimization through Frequency</w:delText>
        </w:r>
      </w:del>
    </w:p>
    <w:p>
      <w:pPr/>
      <w:r>
        <w:t xml:space="preserve">The </w:t>
      </w:r>
      <w:del w:id="1408" w:author="Chapter 1 revision" w:date="2026-09-02T00:00:00Z">
        <w:r>
          <w:delText xml:space="preserve">core strategy of the mobile approach is to trade frequency for mass. In electrical machines, the required thickness of the stator yoke (the back-iron) is inversely proportional to the number of poles. By increasing the pole count from 2 to 8, the magnetic </w:delText>
        </w:r>
      </w:del>
      <w:ins w:id="1409" w:author="Chapter 1 revision" w:date="2026-09-02T00:00:00Z">
        <w:r>
          <w:t xml:space="preserve">dominant relation is that stator yoke thickness varies inversely with pole number, because </w:t>
        </w:r>
      </w:ins>
      <w:r>
        <w:t xml:space="preserve">flux per pole </w:t>
      </w:r>
      <w:del w:id="1410" w:author="Chapter 1 revision" w:date="2026-09-02T00:00:00Z">
        <w:r>
          <w:delText xml:space="preserve">is quartered. This allows the stator yoke to be significantly thinned, leading to a massive reduction in the total weight of the stator lamination stack. </w:delText>
        </w:r>
      </w:del>
      <w:ins w:id="1411" w:author="Chapter 1 revision" w:date="2026-09-02T00:00:00Z">
        <w:r>
          <w:t xml:space="preserve">falls as poles are added. Going from two poles to eight quarters the flux per pole and permits a corresponding reduction in yoke thickness — a large saving in the heaviest single component of the machine. This is why mobile machines use six, eight or twelve poles where industrial machines use two. </w:t>
        </w:r>
      </w:ins>
    </w:p>
    <w:p>
      <w:pPr/>
      <w:del w:id="1412" w:author="Chapter 1 revision" w:date="2026-09-02T00:00:00Z">
        <w:r>
          <w:delText xml:space="preserve">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 often involving direct oil cooling where the lubricant for the gears is also used </w:delText>
        </w:r>
      </w:del>
      <w:ins w:id="1413" w:author="Chapter 1 revision" w:date="2026-09-02T00:00:00Z">
        <w:r>
          <w:t xml:space="preserve">The cost is frequency. An eight-pole machine at 15 000 r/min has a 1000 Hz fundamental; at 30 000 r/min it has 2000 Hz. Core loss must then be controlled with thin, high-grade laminations of 0.1 to 0.2 mm, and the resulting loss density demands direct liquid cooling, frequently using the transmission oil </w:t>
        </w:r>
      </w:ins>
      <w:r>
        <w:t xml:space="preserve">to cool the </w:t>
      </w:r>
      <w:del w:id="1414" w:author="Chapter 1 revision" w:date="2026-09-02T00:00:00Z">
        <w:r>
          <w:delText xml:space="preserve">stator </w:delText>
        </w:r>
      </w:del>
      <w:r>
        <w:t xml:space="preserve">windings and rotor. </w:t>
      </w:r>
    </w:p>
    <w:p>
      <w:pPr>
        <w:rPr>
          <w:ins w:id="1415" w:author="Chapter 1 revision" w:date="2026-09-02T00:00:00Z"/>
        </w:rPr>
      </w:pPr>
      <w:ins w:id="1416" w:author="Chapter 1 revision" w:date="2026-09-02T00:00:00Z">
        <w:r>
          <w:t xml:space="preserve">Interior-magnet rotors dominate this family. The lamination bridges provide retention without a sleeve, keeping the effective air gap small; the resulting saliency contributes reluctance torque, supporting the wide constant-power speed range that traction requires; and field weakening is effective, which matters when the DC-link voltage is fixed by a battery.</w:t>
        </w:r>
      </w:ins>
    </w:p>
    <w:p>
      <w:pPr>
        <w:rPr>
          <w:ins w:id="1417" w:author="Chapter 1 revision" w:date="2026-09-02T00:00:00Z"/>
        </w:rPr>
      </w:pPr>
      <w:ins w:id="1418" w:author="Chapter 1 revision" w:date="2026-09-02T00:00:00Z">
        <w:r>
          <w:t xml:space="preserve">The bearing choice also inverts. Where the industrial machine adopts magnetic or foil bearings to eliminate maintenance, the mobile machine uses oil-lubricated hybrid ceramic rolling-element bearings, which are cheaper, more compact and tolerant of road and airframe shock loading. The gearbox is likewise retained rather than eliminated: since P = T·Ω, generating a given power at high speed and low torque produces a far smaller and cheaper machine, and a fixed-ratio reduction gear is a cheaper route to wheel torque than a larger machine would be.</w:t>
        </w:r>
      </w:ins>
    </w:p>
    <w:p>
      <w:pPr>
        <w:rPr>
          <w:ins w:id="1419" w:author="Chapter 1 revision" w:date="2026-09-02T00:00:00Z"/>
        </w:rPr>
      </w:pPr>
      <w:ins w:id="1420" w:author="Chapter 1 revision" w:date="2026-09-02T00:00:00Z">
        <w:r>
          <w:t xml:space="preserve">The mobile approach is not possible without wide-bandgap semiconductors, for reasons developed in Section 1.4.</w:t>
        </w:r>
      </w:ins>
    </w:p>
    <w:p>
      <w:pPr>
        <w:pStyle w:val="Heading3"/>
        <w:rPr>
          <w:ins w:id="1421" w:author="Chapter 1 revision" w:date="2026-09-02T00:00:00Z"/>
        </w:rPr>
      </w:pPr>
      <w:ins w:id="1422" w:author="Chapter 1 revision" w:date="2026-09-02T00:00:00Z">
        <w:r>
          <w:t xml:space="preserve">1.2.3 The same physics, opposite conclusions</w:t>
        </w:r>
      </w:ins>
    </w:p>
    <w:p>
      <w:pPr>
        <w:rPr>
          <w:ins w:id="1423" w:author="Chapter 1 revision" w:date="2026-09-02T00:00:00Z"/>
        </w:rPr>
      </w:pPr>
      <w:ins w:id="1424" w:author="Chapter 1 revision" w:date="2026-09-02T00:00:00Z">
        <w:r>
          <w:t xml:space="preserve">Table 1.2 summarises the two families. The point of the comparison is not that one is superior but that both are correct. An industrial designer who adopted eight poles and a SiC converter would have raised cost and reduced reliability for a mass saving of no value; a traction designer who adopted a two-pole rotor with a thick sleeve would have produced a machine too heavy to use.</w:t>
        </w:r>
      </w:ins>
    </w:p>
    <w:p>
      <w:pPr>
        <w:rPr>
          <w:ins w:id="1425" w:author="Chapter 1 revision" w:date="2026-09-02T00:00:00Z"/>
        </w:rPr>
      </w:pPr>
      <w:ins w:id="1426" w:author="Chapter 1 revision" w:date="2026-09-02T00:00:00Z">
        <w:r>
          <w:t xml:space="preserve">Table 1.2 Design conventions of the two paradigms</w:t>
        </w:r>
      </w:ins>
    </w:p>
    <w:p>
      <w:pPr>
        <w:rPr>
          <w:ins w:id="1427" w:author="Chapter 1 revision" w:date="2026-09-02T00:00:00Z"/>
        </w:rPr>
      </w:pPr>
      <w:ins w:id="1428" w:author="Chapter 1 revision" w:date="2026-09-02T00:00:00Z">
        <w:r>
          <w:t xml:space="preserve">Feature | Gearless industrial | Mass-limited mobile</w:t>
        </w:r>
      </w:ins>
    </w:p>
    <w:p>
      <w:pPr>
        <w:rPr>
          <w:ins w:id="1429" w:author="Chapter 1 revision" w:date="2026-09-02T00:00:00Z"/>
        </w:rPr>
      </w:pPr>
      <w:ins w:id="1430" w:author="Chapter 1 revision" w:date="2026-09-02T00:00:00Z">
        <w:r>
          <w:t xml:space="preserve">Governing objective | total cost of ownership, availability | specific power</w:t>
        </w:r>
      </w:ins>
    </w:p>
    <w:p>
      <w:pPr>
        <w:rPr>
          <w:ins w:id="1431" w:author="Chapter 1 revision" w:date="2026-09-02T00:00:00Z"/>
        </w:rPr>
      </w:pPr>
      <w:ins w:id="1432" w:author="Chapter 1 revision" w:date="2026-09-02T00:00:00Z">
        <w:r>
          <w:t xml:space="preserve">Typical pole count | 2 (IM), 2 or 4 (SPM) | 6, 8 or 12 (IPM)</w:t>
        </w:r>
      </w:ins>
    </w:p>
    <w:p>
      <w:pPr>
        <w:rPr>
          <w:ins w:id="1433" w:author="Chapter 1 revision" w:date="2026-09-02T00:00:00Z"/>
        </w:rPr>
      </w:pPr>
      <w:ins w:id="1434" w:author="Chapter 1 revision" w:date="2026-09-02T00:00:00Z">
        <w:r>
          <w:t xml:space="preserve">Fundamental frequency | below ~1 kHz | 1 to 3 kHz</w:t>
        </w:r>
      </w:ins>
    </w:p>
    <w:p>
      <w:pPr>
        <w:rPr>
          <w:ins w:id="1435" w:author="Chapter 1 revision" w:date="2026-09-02T00:00:00Z"/>
        </w:rPr>
      </w:pPr>
      <w:ins w:id="1436" w:author="Chapter 1 revision" w:date="2026-09-02T00:00:00Z">
        <w:r>
          <w:t xml:space="preserve">Rotor retention | thick carbon-fibre or Inconel sleeve | lamination bridges, thin sleeve</w:t>
        </w:r>
      </w:ins>
    </w:p>
    <w:p>
      <w:pPr>
        <w:rPr>
          <w:ins w:id="1437" w:author="Chapter 1 revision" w:date="2026-09-02T00:00:00Z"/>
        </w:rPr>
      </w:pPr>
      <w:ins w:id="1438" w:author="Chapter 1 revision" w:date="2026-09-02T00:00:00Z">
        <w:r>
          <w:t xml:space="preserve">Stator yoke | generous, for flux and stiffness | minimised</w:t>
        </w:r>
      </w:ins>
    </w:p>
    <w:p>
      <w:pPr>
        <w:rPr>
          <w:ins w:id="1439" w:author="Chapter 1 revision" w:date="2026-09-02T00:00:00Z"/>
        </w:rPr>
      </w:pPr>
      <w:ins w:id="1440" w:author="Chapter 1 revision" w:date="2026-09-02T00:00:00Z">
        <w:r>
          <w:t xml:space="preserve">Lamination thickness | 0.20 to 0.35 mm | 0.10 to 0.20 mm</w:t>
        </w:r>
      </w:ins>
    </w:p>
    <w:p>
      <w:pPr>
        <w:rPr>
          <w:ins w:id="1441" w:author="Chapter 1 revision" w:date="2026-09-02T00:00:00Z"/>
        </w:rPr>
      </w:pPr>
      <w:ins w:id="1442" w:author="Chapter 1 revision" w:date="2026-09-02T00:00:00Z">
        <w:r>
          <w:t xml:space="preserve">Air gap | large, several mm | small</w:t>
        </w:r>
      </w:ins>
    </w:p>
    <w:p>
      <w:pPr>
        <w:rPr>
          <w:ins w:id="1443" w:author="Chapter 1 revision" w:date="2026-09-02T00:00:00Z"/>
        </w:rPr>
      </w:pPr>
      <w:ins w:id="1444" w:author="Chapter 1 revision" w:date="2026-09-02T00:00:00Z">
        <w:r>
          <w:t xml:space="preserve">Bearings | active magnetic or air foil | hybrid ceramic rolling element</w:t>
        </w:r>
      </w:ins>
    </w:p>
    <w:p>
      <w:pPr/>
      <w:del w:id="1445" w:author="Chapter 1 revision" w:date="2026-09-02T00:00:00Z">
        <w:r>
          <w:delText xml:space="preserve">Power Electronics: The Necessity of Wide Bandgap (SiC/GaN) </w:delText>
        </w:r>
      </w:del>
      <w:ins w:id="1446" w:author="Chapter 1 revision" w:date="2026-09-02T00:00:00Z">
        <w:r>
          <w:t xml:space="preserve">Converter | silicon IGBT | SiC or GaN </w:t>
        </w:r>
      </w:ins>
    </w:p>
    <w:p>
      <w:pPr>
        <w:rPr>
          <w:ins w:id="1447" w:author="Chapter 1 revision" w:date="2026-09-02T00:00:00Z"/>
        </w:rPr>
      </w:pPr>
      <w:ins w:id="1448" w:author="Chapter 1 revision" w:date="2026-09-02T00:00:00Z">
        <w:r>
          <w:t xml:space="preserve">Transmission | none, direct drive | fixed-ratio reduction gear</w:t>
        </w:r>
      </w:ins>
    </w:p>
    <w:p>
      <w:pPr>
        <w:rPr>
          <w:del w:id="1449" w:author="Chapter 1 revision" w:date="2026-09-02T00:00:00Z"/>
        </w:rPr>
      </w:pPr>
      <w:del w:id="1450" w:author="Chapter 1 revision" w:date="2026-09-02T00:00:00Z">
        <w:r>
          <w:delText xml:space="preserve">The mobile approach would be physically impossible without the recent revolution in power electronics. Traditional Silicon IGBTs face a frequency wall; as the fundamental frequency of the motor climbs toward 2 kHz, the switching frequency must climb toward 20–40 kHz to maintain control stability and minimize rotor harmonic heating. At these frequencies, Silicon IGBTs generate so much heat from switching losses that they become inefficient or require massive, heavy cooling systems that negate the motor's weight savings.</w:delText>
        </w:r>
      </w:del>
    </w:p>
    <w:p>
      <w:pPr>
        <w:rPr>
          <w:del w:id="1451" w:author="Chapter 1 revision" w:date="2026-09-02T00:00:00Z"/>
        </w:rPr>
      </w:pPr>
      <w:del w:id="1452" w:author="Chapter 1 revision" w:date="2026-09-02T00:00:00Z">
        <w:r>
          <w:delText xml:space="preserve">Silicon Carbide (SiC) and Gallium Nitride (GaN) are the enablers of this paradigm. These Wide Bandgap (WBG) materials can switch at significantly higher speeds with a fraction of the losses of Silicon.</w:delText>
        </w:r>
      </w:del>
    </w:p>
    <w:p>
      <w:pPr>
        <w:rPr>
          <w:del w:id="1453" w:author="Chapter 1 revision" w:date="2026-09-02T00:00:00Z"/>
        </w:rPr>
      </w:pPr>
      <w:del w:id="1454" w:author="Chapter 1 revision" w:date="2026-09-02T00:00:00Z">
        <w:r>
          <w:delText xml:space="preserve">High Control Fidelity: SiC allows for high switching-to-fundamental frequency ratios, ensuring the current is a clean sine wave even at 2,000 Hz. This is critical for preventing "ripple" which would otherwise cause excessive eddy-current heating in the rotor magnets.</w:delText>
        </w:r>
      </w:del>
    </w:p>
    <w:p>
      <w:pPr>
        <w:rPr>
          <w:del w:id="1455" w:author="Chapter 1 revision" w:date="2026-09-02T00:00:00Z"/>
        </w:rPr>
      </w:pPr>
      <w:del w:id="1456" w:author="Chapter 1 revision" w:date="2026-09-02T00:00:00Z">
        <w:r>
          <w:delText xml:space="preserve">Thermal Integration: Because WBG converters are more efficient, the inverter itself can be made smaller and integrated directly into the motor housing, creating a "smart actuator" that is compact and light.</w:delText>
        </w:r>
      </w:del>
    </w:p>
    <w:p>
      <w:pPr>
        <w:rPr>
          <w:del w:id="1457" w:author="Chapter 1 revision" w:date="2026-09-02T00:00:00Z"/>
        </w:rPr>
      </w:pPr>
      <w:del w:id="1458" w:author="Chapter 1 revision" w:date="2026-09-02T00:00:00Z">
        <w:r>
          <w:delText xml:space="preserve">Conclusion: The High-Frequency High-Density Frontier</w:delText>
        </w:r>
      </w:del>
    </w:p>
    <w:p>
      <w:pPr>
        <w:rPr>
          <w:del w:id="1459" w:author="Chapter 1 revision" w:date="2026-09-02T00:00:00Z"/>
        </w:rPr>
      </w:pPr>
      <w:del w:id="1460" w:author="Chapter 1 revision" w:date="2026-09-02T00:00:00Z">
        <w:r>
          <w:delText xml:space="preserve">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introduction will dive deeper into the specific electromagnetic and mechanical tools used to survive this high-frequency frontier.</w:delText>
        </w:r>
      </w:del>
    </w:p>
    <w:p>
      <w:pPr>
        <w:pStyle w:val="Heading2"/>
      </w:pPr>
      <w:r>
        <w:t xml:space="preserve">1.3 Fundamental Physical Constraints </w:t>
      </w:r>
    </w:p>
    <w:p>
      <w:pPr>
        <w:pStyle w:val="Heading3"/>
      </w:pPr>
      <w:r>
        <w:t xml:space="preserve">1.3.1 Mechanical </w:t>
      </w:r>
      <w:del w:id="1461" w:author="Chapter 1 revision" w:date="2026-09-02T00:00:00Z">
        <w:r>
          <w:delText xml:space="preserve">Limits: The rrΩ 2 Wall </w:delText>
        </w:r>
      </w:del>
      <w:ins w:id="1462" w:author="Chapter 1 revision" w:date="2026-09-02T00:00:00Z">
        <w:r>
          <w:t xml:space="preserve">limits </w:t>
        </w:r>
      </w:ins>
    </w:p>
    <w:p>
      <w:pPr>
        <w:rPr>
          <w:ins w:id="1463" w:author="Chapter 1 revision" w:date="2026-09-02T00:00:00Z"/>
        </w:rPr>
      </w:pPr>
      <w:ins w:id="1464" w:author="Chapter 1 revision" w:date="2026-09-02T00:00:00Z">
        <w:r>
          <w:t xml:space="preserve">Equations (1.2) and (1.3) fix a maximum tip speed for any rotor material, and that limit is hard in a way that thermal and electromagnetic limits are not. A machine running slightly too hot loses insulation life; a rotor turning too fast fails, and the failure is not graceful.</w:t>
        </w:r>
      </w:ins>
    </w:p>
    <w:p>
      <w:pPr>
        <w:rPr>
          <w:del w:id="1465" w:author="Chapter 1 revision" w:date="2026-09-02T00:00:00Z"/>
        </w:rPr>
      </w:pPr>
      <w:del w:id="1466" w:author="Chapter 1 revision" w:date="2026-09-02T00:00:00Z">
        <w:r>
          <w:delText xml:space="preserve">In the design of high-speed electrical machines, the most uncompromising boundary is the mechanical wall dictated by centrifugal force. As rotational speed increases, the internal stresses within the rotor do not scale linearly; they scale with the square of the angular velocity (Ω 2) and the radius (rr). This relationship defines a fundamental limit on the rotor’s physical dimensions, where every millimeter of increased radius exponentially threatens the structural integrity of the machine.</w:delText>
        </w:r>
      </w:del>
    </w:p>
    <w:p>
      <w:pPr>
        <w:rPr>
          <w:del w:id="1467" w:author="Chapter 1 revision" w:date="2026-09-02T00:00:00Z"/>
        </w:rPr>
      </w:pPr>
      <w:del w:id="1468" w:author="Chapter 1 revision" w:date="2026-09-02T00:00:00Z">
        <w:r>
          <w:delText xml:space="preserve">Centrifugal Stress Distribution: Solid vs. Laminated Rotors</w:delText>
        </w:r>
      </w:del>
    </w:p>
    <w:p>
      <w:pPr>
        <w:rPr>
          <w:del w:id="1469" w:author="Chapter 1 revision" w:date="2026-09-02T00:00:00Z"/>
        </w:rPr>
      </w:pPr>
      <w:del w:id="1470" w:author="Chapter 1 revision" w:date="2026-09-02T00:00:00Z">
        <w:r>
          <w:delText xml:space="preserve">The distribution of mechanical stress is heavily dependent on the rotor's construction. In laminated rotors, which are common in induction and interior permanent magnet (IPM) machines, the rotor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stress in in inner radius of the lamination.</w:delText>
        </w:r>
      </w:del>
    </w:p>
    <w:p>
      <w:pPr/>
      <w:del w:id="1471" w:author="Chapter 1 revision" w:date="2026-09-02T00:00:00Z">
        <w:r>
          <w:delText xml:space="preserve">Conversely, solid rotors, often found in high-performance induction machines or rotor-surface-magnet PM machines, </w:delText>
        </w:r>
      </w:del>
      <w:ins w:id="1472" w:author="Chapter 1 revision" w:date="2026-09-02T00:00:00Z">
        <w:r>
          <w:t xml:space="preserve">Stress distribution depends strongly on construction. In laminated rotors, common in induction and interior-magnet machines, stress concentrates around the shaft bore and in the bridges that retain magnets or cage bars. Laminations have negligible axial strength, so radial load must be carried entirely by the planar geometry of the steel, and the central bore required for shaft mounting doubles the peak stress relative to a solid disc. Solid rotors </w:t>
        </w:r>
      </w:ins>
      <w:r>
        <w:t xml:space="preserve">behave as a </w:t>
      </w:r>
      <w:del w:id="1473" w:author="Chapter 1 revision" w:date="2026-09-02T00:00:00Z">
        <w:r>
          <w:delText xml:space="preserve">single monolithic cylinder. The stress distribution is more uniform, but the maximum stress still occurs at the center of the rotor (if solid) or at the inner bore (if hollow). Solid rotors can typically reach higher peripheral speeds (up to 250–300 m/s) compared to laminated versions [ref], </w:delText>
        </w:r>
      </w:del>
      <w:ins w:id="1474" w:author="Chapter 1 revision" w:date="2026-09-02T00:00:00Z">
        <w:r>
          <w:t xml:space="preserve">monolithic cylinder with a more uniform distribution and can reach 250 to 300 m/s, </w:t>
        </w:r>
      </w:ins>
      <w:r>
        <w:t xml:space="preserve">but they introduce </w:t>
      </w:r>
      <w:del w:id="1475" w:author="Chapter 1 revision" w:date="2026-09-02T00:00:00Z">
        <w:r>
          <w:delText xml:space="preserve">significant challenges regarding eddy-current losses, necessitating a trade-off between mechanical peak-performance and electromagnetic efficiency. Solid rotors also need a high airgap, </w:delText>
        </w:r>
      </w:del>
      <w:ins w:id="1476" w:author="Chapter 1 revision" w:date="2026-09-02T00:00:00Z">
        <w:r>
          <w:t xml:space="preserve">large eddy-current losses and typically require a large air gap, a </w:t>
        </w:r>
      </w:ins>
      <w:r>
        <w:t xml:space="preserve">low-harmonic winding and </w:t>
      </w:r>
      <w:del w:id="1477" w:author="Chapter 1 revision" w:date="2026-09-02T00:00:00Z">
        <w:r>
          <w:delText xml:space="preserve">typically necessitate </w:delText>
        </w:r>
      </w:del>
      <w:r>
        <w:t xml:space="preserve">an LC filter in the </w:t>
      </w:r>
      <w:del w:id="1478" w:author="Chapter 1 revision" w:date="2026-09-02T00:00:00Z">
        <w:r>
          <w:delText xml:space="preserve">supply line. </w:delText>
        </w:r>
      </w:del>
      <w:ins w:id="1479" w:author="Chapter 1 revision" w:date="2026-09-02T00:00:00Z">
        <w:r>
          <w:t xml:space="preserve">supply. </w:t>
        </w:r>
      </w:ins>
    </w:p>
    <w:p>
      <w:pPr>
        <w:rPr>
          <w:del w:id="1480" w:author="Chapter 1 revision" w:date="2026-09-02T00:00:00Z"/>
        </w:rPr>
      </w:pPr>
      <w:del w:id="1481" w:author="Chapter 1 revision" w:date="2026-09-02T00:00:00Z">
        <w:r>
          <w:delText xml:space="preserve">Material Fatigue and the Retention System</w:delText>
        </w:r>
      </w:del>
    </w:p>
    <w:p>
      <w:pPr/>
      <w:r>
        <w:t xml:space="preserve">Surviving a single </w:t>
      </w:r>
      <w:del w:id="1482" w:author="Chapter 1 revision" w:date="2026-09-02T00:00:00Z">
        <w:r>
          <w:delText xml:space="preserve">high-speed </w:delText>
        </w:r>
      </w:del>
      <w:r>
        <w:t xml:space="preserve">run is not </w:t>
      </w:r>
      <w:del w:id="1483" w:author="Chapter 1 revision" w:date="2026-09-02T00:00:00Z">
        <w:r>
          <w:delText xml:space="preserve">enough; industrial </w:delText>
        </w:r>
      </w:del>
      <w:ins w:id="1484" w:author="Chapter 1 revision" w:date="2026-09-02T00:00:00Z">
        <w:r>
          <w:t xml:space="preserve">sufficient. Industrial </w:t>
        </w:r>
      </w:ins>
      <w:r>
        <w:t xml:space="preserve">and traction rotors </w:t>
      </w:r>
      <w:del w:id="1485" w:author="Chapter 1 revision" w:date="2026-09-02T00:00:00Z">
        <w:r>
          <w:delText xml:space="preserve">must survive millions of start-stop cycles. This introduces material fatigue as a critical constraint. The constant </w:delText>
        </w:r>
      </w:del>
      <w:ins w:id="1486" w:author="Chapter 1 revision" w:date="2026-09-02T00:00:00Z">
        <w:r>
          <w:t xml:space="preserve">accumulate very large numbers of load cycles, and repeated </w:t>
        </w:r>
      </w:ins>
      <w:r>
        <w:t xml:space="preserve">expansion and contraction </w:t>
      </w:r>
      <w:del w:id="1487" w:author="Chapter 1 revision" w:date="2026-09-02T00:00:00Z">
        <w:r>
          <w:delText xml:space="preserve">of the rotor </w:delText>
        </w:r>
      </w:del>
      <w:r>
        <w:t xml:space="preserve">under centrifugal loading </w:t>
      </w:r>
      <w:del w:id="1488" w:author="Chapter 1 revision" w:date="2026-09-02T00:00:00Z">
        <w:r>
          <w:delText xml:space="preserve">can lead to crack propagation, especially at stress concentration points like the sharp </w:delText>
        </w:r>
      </w:del>
      <w:ins w:id="1489" w:author="Chapter 1 revision" w:date="2026-09-02T00:00:00Z">
        <w:r>
          <w:t xml:space="preserve">drives crack propagation at stress concentrations — particularly the </w:t>
        </w:r>
      </w:ins>
      <w:r>
        <w:t xml:space="preserve">corners of magnet pockets. </w:t>
      </w:r>
      <w:ins w:id="1490" w:author="Chapter 1 revision" w:date="2026-09-02T00:00:00Z">
        <w:r>
          <w:t xml:space="preserve">Fatigue must be assessed separately from static strength. </w:t>
        </w:r>
      </w:ins>
    </w:p>
    <w:p>
      <w:pPr>
        <w:rPr>
          <w:del w:id="1491" w:author="Chapter 1 revision" w:date="2026-09-02T00:00:00Z"/>
        </w:rPr>
      </w:pPr>
      <w:del w:id="1492" w:author="Chapter 1 revision" w:date="2026-09-02T00:00:00Z">
        <w:r>
          <w:delText xml:space="preserve">To combat these forces, designers rely on two primary retention systems:</w:delText>
        </w:r>
      </w:del>
    </w:p>
    <w:p>
      <w:pPr/>
      <w:del w:id="1493" w:author="Chapter 1 revision" w:date="2026-09-02T00:00:00Z">
        <w:r>
          <w:delText xml:space="preserve">Sleeves (Surface Retention): In Surface-Magnet PM (SPM) machines, </w:delText>
        </w:r>
      </w:del>
      <w:ins w:id="1494" w:author="Chapter 1 revision" w:date="2026-09-02T00:00:00Z">
        <w:r>
          <w:t xml:space="preserve">Two retention strategies are used. In surface-magnet machines the </w:t>
        </w:r>
      </w:ins>
      <w:r>
        <w:t xml:space="preserve">magnets are held </w:t>
      </w:r>
      <w:del w:id="1495" w:author="Chapter 1 revision" w:date="2026-09-02T00:00:00Z">
        <w:r>
          <w:delText xml:space="preserve">against the rotor core </w:delText>
        </w:r>
      </w:del>
      <w:ins w:id="1496" w:author="Chapter 1 revision" w:date="2026-09-02T00:00:00Z">
        <w:r>
          <w:t xml:space="preserve">in compression </w:t>
        </w:r>
      </w:ins>
      <w:r>
        <w:t xml:space="preserve">by a high-strength </w:t>
      </w:r>
      <w:del w:id="1497" w:author="Chapter 1 revision" w:date="2026-09-02T00:00:00Z">
        <w:r>
          <w:delText xml:space="preserve">sleeve. This sleeve is typically made of Carbon Fiber (high strength-to-weight ratio) or Inconel (high </w:delText>
        </w:r>
      </w:del>
      <w:ins w:id="1498" w:author="Chapter 1 revision" w:date="2026-09-02T00:00:00Z">
        <w:r>
          <w:t xml:space="preserve">sleeve of carbon fibre, where specific strength governs, or Inconel, where </w:t>
        </w:r>
      </w:ins>
      <w:r>
        <w:t xml:space="preserve">temperature and corrosion </w:t>
      </w:r>
      <w:del w:id="1499" w:author="Chapter 1 revision" w:date="2026-09-02T00:00:00Z">
        <w:r>
          <w:delText xml:space="preserve">resistance). </w:delText>
        </w:r>
      </w:del>
      <w:ins w:id="1500" w:author="Chapter 1 revision" w:date="2026-09-02T00:00:00Z">
        <w:r>
          <w:t xml:space="preserve">govern. </w:t>
        </w:r>
      </w:ins>
      <w:r>
        <w:t xml:space="preserve">The sleeve is applied </w:t>
      </w:r>
      <w:del w:id="1501" w:author="Chapter 1 revision" w:date="2026-09-02T00:00:00Z">
        <w:r>
          <w:delText xml:space="preserve">with a shrink-fit or pre-stress to ensure </w:delText>
        </w:r>
      </w:del>
      <w:ins w:id="1502" w:author="Chapter 1 revision" w:date="2026-09-02T00:00:00Z">
        <w:r>
          <w:t xml:space="preserve">by shrink fit or filament winding with controlled pre-stress so </w:t>
        </w:r>
      </w:ins>
      <w:r>
        <w:t xml:space="preserve">that the magnets remain in compression </w:t>
      </w:r>
      <w:del w:id="1503" w:author="Chapter 1 revision" w:date="2026-09-02T00:00:00Z">
        <w:r>
          <w:delText xml:space="preserve">even </w:delText>
        </w:r>
      </w:del>
      <w:r>
        <w:t xml:space="preserve">at maximum overspeed </w:t>
      </w:r>
      <w:del w:id="1504" w:author="Chapter 1 revision" w:date="2026-09-02T00:00:00Z">
        <w:r>
          <w:delText xml:space="preserve">(In some cases a lift-off of the magnet is allowed). If the sleeve expands more than the magnets at high speed, the magnets will lose contact, leading easily to vibration and potential failure. However, careful design makes also this kind of design possible. </w:delText>
        </w:r>
      </w:del>
      <w:ins w:id="1505" w:author="Chapter 1 revision" w:date="2026-09-02T00:00:00Z">
        <w:r>
          <w:t xml:space="preserve">and maximum temperature, the two conditions being additive because the thermal expansion of sleeve and magnet differ. The design penalty is magnetic: a 3 mm sleeve added to a 1 mm mechanical clearance quadruples the effective air gap and forces a corresponding increase in magnet volume. </w:t>
        </w:r>
      </w:ins>
    </w:p>
    <w:p>
      <w:pPr/>
      <w:del w:id="1506" w:author="Chapter 1 revision" w:date="2026-09-02T00:00:00Z">
        <w:r>
          <w:delText xml:space="preserve">Buried Magnets (Internal Retention): In IPM machines, the magnets are protected by the rotor laminations themselves. This eliminates the need for an external sleeve but places immense pressure on the </w:delText>
        </w:r>
      </w:del>
      <w:ins w:id="1507" w:author="Chapter 1 revision" w:date="2026-09-02T00:00:00Z">
        <w:r>
          <w:t xml:space="preserve">In interior-magnet machines the lamination itself provides retention, eliminating the sleeve and keeping the effective gap small, but placing the load on </w:t>
        </w:r>
      </w:ins>
      <w:r>
        <w:t xml:space="preserve">thin steel bridges that </w:t>
      </w:r>
      <w:del w:id="1508" w:author="Chapter 1 revision" w:date="2026-09-02T00:00:00Z">
        <w:r>
          <w:delText xml:space="preserve">separate the magnet from the air gap. The design becomes a delicate optimization: the </w:delText>
        </w:r>
      </w:del>
      <w:ins w:id="1509" w:author="Chapter 1 revision" w:date="2026-09-02T00:00:00Z">
        <w:r>
          <w:t xml:space="preserve">are simultaneously a magnetic short circuit. The </w:t>
        </w:r>
      </w:ins>
      <w:r>
        <w:t xml:space="preserve">bridge must be thin enough to </w:t>
      </w:r>
      <w:del w:id="1510" w:author="Chapter 1 revision" w:date="2026-09-02T00:00:00Z">
        <w:r>
          <w:delText xml:space="preserve">prevent magnetic flux leakage, but </w:delText>
        </w:r>
      </w:del>
      <w:ins w:id="1511" w:author="Chapter 1 revision" w:date="2026-09-02T00:00:00Z">
        <w:r>
          <w:t xml:space="preserve">limit leakage and </w:t>
        </w:r>
      </w:ins>
      <w:r>
        <w:t xml:space="preserve">thick enough to </w:t>
      </w:r>
      <w:del w:id="1512" w:author="Chapter 1 revision" w:date="2026-09-02T00:00:00Z">
        <w:r>
          <w:delText xml:space="preserve">prevent the magnets from "breaking through" the rotor surface at high speed. </w:delText>
        </w:r>
      </w:del>
      <w:ins w:id="1513" w:author="Chapter 1 revision" w:date="2026-09-02T00:00:00Z">
        <w:r>
          <w:t xml:space="preserve">survive; the optimum is narrow and moves with speed, temperature and duty. </w:t>
        </w:r>
      </w:ins>
    </w:p>
    <w:p>
      <w:pPr>
        <w:rPr>
          <w:del w:id="1514" w:author="Chapter 1 revision" w:date="2026-09-02T00:00:00Z"/>
        </w:rPr>
      </w:pPr>
      <w:del w:id="1515" w:author="Chapter 1 revision" w:date="2026-09-02T00:00:00Z">
        <w:r>
          <w:delText xml:space="preserve">Ultimately, the rrΩ 2 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w:delText>
        </w:r>
      </w:del>
    </w:p>
    <w:p>
      <w:pPr>
        <w:pStyle w:val="Heading3"/>
      </w:pPr>
      <w:r>
        <w:t xml:space="preserve">1.3.2 Rotordynamics and </w:t>
      </w:r>
      <w:del w:id="1516" w:author="Chapter 1 revision" w:date="2026-09-02T00:00:00Z">
        <w:r>
          <w:delText xml:space="preserve">Critical Speeds </w:delText>
        </w:r>
      </w:del>
      <w:ins w:id="1517" w:author="Chapter 1 revision" w:date="2026-09-02T00:00:00Z">
        <w:r>
          <w:t xml:space="preserve">critical speeds </w:t>
        </w:r>
      </w:ins>
    </w:p>
    <w:p>
      <w:pPr>
        <w:rPr>
          <w:del w:id="1518" w:author="Chapter 1 revision" w:date="2026-09-02T00:00:00Z"/>
        </w:rPr>
      </w:pPr>
      <w:del w:id="1519" w:author="Chapter 1 revision" w:date="2026-09-02T00:00:00Z">
        <w:r>
          <w:delText xml:space="preserve">While the rrΩ 2 wall dictates the bursting limit of a rotor, rotordynamics governs its behavior during operation. As electrical machines move into the high-speed realm, the rotor can no longer be treated as a rigid body. Instead, it must be analyzed as a flexible system that exhibits specific natural frequencies or critical speeds. Managing these resonances is perhaps the most difficult aspect of high-speed integration, often forcing designers to compromise on the machine's electromagnetic proportions.</w:delText>
        </w:r>
      </w:del>
    </w:p>
    <w:p>
      <w:pPr>
        <w:rPr>
          <w:del w:id="1520" w:author="Chapter 1 revision" w:date="2026-09-02T00:00:00Z"/>
        </w:rPr>
      </w:pPr>
      <w:del w:id="1521" w:author="Chapter 1 revision" w:date="2026-09-02T00:00:00Z">
        <w:r>
          <w:delText xml:space="preserve">[FIGURE]Fig. 3 Caption</w:delText>
        </w:r>
      </w:del>
    </w:p>
    <w:p>
      <w:pPr>
        <w:rPr>
          <w:del w:id="1522" w:author="Chapter 1 revision" w:date="2026-09-02T00:00:00Z"/>
        </w:rPr>
      </w:pPr>
      <w:del w:id="1523" w:author="Chapter 1 revision" w:date="2026-09-02T00:00:00Z">
        <w:r>
          <w:delText xml:space="preserve">The l/Dr Ratio Challenge: Why HS Machines are Long and Thin?</w:delText>
        </w:r>
      </w:del>
    </w:p>
    <w:p>
      <w:pPr/>
      <w:r>
        <w:t xml:space="preserve">The </w:t>
      </w:r>
      <w:del w:id="1524" w:author="Chapter 1 revision" w:date="2026-09-02T00:00:00Z">
        <w:r>
          <w:delText xml:space="preserve">physical geometry of a high-speed rotor is a direct result of the conflict between centrifugal stress and rotordynamic stability. To avoid the mechanical limits of tip speed, designers are forced to keep the rotor diameter (Dr) small. However, to achieve the required torque and power, the loss of </w:delText>
        </w:r>
      </w:del>
      <w:ins w:id="1525" w:author="Chapter 1 revision" w:date="2026-09-02T00:00:00Z">
        <w:r>
          <w:t xml:space="preserve">tip-speed limit caps rotor diameter, and since torque scales with the square of diameter and with active length, a capped </w:t>
        </w:r>
      </w:ins>
      <w:r>
        <w:t xml:space="preserve">diameter must be compensated </w:t>
      </w:r>
      <w:del w:id="1526" w:author="Chapter 1 revision" w:date="2026-09-02T00:00:00Z">
        <w:r>
          <w:delText xml:space="preserve">for by increasing the active length (l) of the machine. </w:delText>
        </w:r>
      </w:del>
      <w:ins w:id="1527" w:author="Chapter 1 revision" w:date="2026-09-02T00:00:00Z">
        <w:r>
          <w:t xml:space="preserve">by length. High-speed rotors are therefore slender, and slenderness is the enemy of rotordynamic stability. The first bending critical speed of a rotor behaving as a uniform beam scales as </w:t>
        </w:r>
      </w:ins>
    </w:p>
    <w:p>
      <w:pPr>
        <w:rPr>
          <w:ins w:id="1528" w:author="Chapter 1 revision" w:date="2026-09-02T00:00:00Z"/>
        </w:rPr>
      </w:pPr>
      <w:ins w:id="1529" w:author="Chapter 1 revision" w:date="2026-09-02T00:00:00Z">
        <w:r>
          <w:t xml:space="preserve">n_cr ∝ r_r / l² (1.4)</w:t>
        </w:r>
      </w:ins>
    </w:p>
    <w:p>
      <w:pPr>
        <w:rPr>
          <w:ins w:id="1530" w:author="Chapter 1 revision" w:date="2026-09-02T00:00:00Z"/>
        </w:rPr>
      </w:pPr>
      <w:ins w:id="1531" w:author="Chapter 1 revision" w:date="2026-09-02T00:00:00Z">
        <w:r>
          <w:t xml:space="preserve">so lengthening the rotor reduces the critical speed quadratically while the diameter reduction that forced the lengthening reduces it further. Section 1.5 quantifies how severely the two compound.</w:t>
        </w:r>
      </w:ins>
    </w:p>
    <w:p>
      <w:pPr>
        <w:rPr>
          <w:del w:id="1532" w:author="Chapter 1 revision" w:date="2026-09-02T00:00:00Z"/>
        </w:rPr>
      </w:pPr>
      <w:del w:id="1533" w:author="Chapter 1 revision" w:date="2026-09-02T00:00:00Z">
        <w:r>
          <w:delText xml:space="preserve">This leads to high l/Dr ratios, resulting in a "long and thin" rotor architecture. While this solves the stress problem, it creates a significant rotordynamic penalty [ref]:</w:delText>
        </w:r>
      </w:del>
    </w:p>
    <w:p>
      <w:pPr>
        <w:rPr>
          <w:del w:id="1534" w:author="Chapter 1 revision" w:date="2026-09-02T00:00:00Z"/>
        </w:rPr>
      </w:pPr>
      <w:del w:id="1535" w:author="Chapter 1 revision" w:date="2026-09-02T00:00:00Z">
        <w:r>
          <w:delText xml:space="preserve">Stiffness vs. Length: The bending stiffness of a rotor decreases drastically as its length increases. A slender rotor is much more prone to deflection.</w:delText>
        </w:r>
      </w:del>
    </w:p>
    <w:p>
      <w:pPr/>
      <w:del w:id="1536" w:author="Chapter 1 revision" w:date="2026-09-02T00:00:00Z">
        <w:r>
          <w:delText xml:space="preserve">Critical Speed Crossing: Every rotor has natural bending modes. A rigid rotor operates below its </w:delText>
        </w:r>
      </w:del>
      <w:ins w:id="1537" w:author="Chapter 1 revision" w:date="2026-09-02T00:00:00Z">
        <w:r>
          <w:t xml:space="preserve">The practical consequence is that many high-speed machines cannot operate below their </w:t>
        </w:r>
      </w:ins>
      <w:r>
        <w:t xml:space="preserve">first critical speed </w:t>
      </w:r>
      <w:del w:id="1538" w:author="Chapter 1 revision" w:date="2026-09-02T00:00:00Z">
        <w:r>
          <w:delText xml:space="preserve">(n &lt; nc1). However, high-speed machines, especially those with high l/D ratios, frequently must operate supercritically, meaning they must pass through the first, second, or even third critical speeds during startup to reach their operational frequency. </w:delText>
        </w:r>
      </w:del>
      <w:ins w:id="1539" w:author="Chapter 1 revision" w:date="2026-09-02T00:00:00Z">
        <w:r>
          <w:t xml:space="preserve">and must run supercritically, passing through one or more resonances on every run-up and coast-down. The electromagnetic design, which wants a large diameter, is thus continually pushed back by the rotordynamic analysis, which demands a short stiff rotor. </w:t>
        </w:r>
      </w:ins>
    </w:p>
    <w:p>
      <w:pPr>
        <w:rPr>
          <w:ins w:id="1540" w:author="Chapter 1 revision" w:date="2026-09-02T00:00:00Z"/>
        </w:rPr>
      </w:pPr>
      <w:ins w:id="1541" w:author="Chapter 1 revision" w:date="2026-09-02T00:00:00Z">
        <w:r>
          <w:t xml:space="preserve">[Figure 1.4 near here]</w:t>
        </w:r>
      </w:ins>
    </w:p>
    <w:p>
      <w:pPr>
        <w:rPr>
          <w:ins w:id="1542" w:author="Chapter 1 revision" w:date="2026-09-02T00:00:00Z"/>
        </w:rPr>
      </w:pPr>
      <w:ins w:id="1543" w:author="Chapter 1 revision" w:date="2026-09-02T00:00:00Z">
        <w:r>
          <w:t xml:space="preserve">Figure 1.4 First and second bending modes of a slender high-speed rotor, shown as deflected shapes against the undeflected axis. The rotor is supported at the two bearings; the second mode has an interior node. The first bending critical speed scales as r_r/l², so lengthening a rotor to recover the torque lost to a reduced diameter reduces it quadratically.</w:t>
        </w:r>
      </w:ins>
    </w:p>
    <w:p>
      <w:pPr>
        <w:rPr>
          <w:del w:id="1544" w:author="Chapter 1 revision" w:date="2026-09-02T00:00:00Z"/>
        </w:rPr>
      </w:pPr>
      <w:del w:id="1545" w:author="Chapter 1 revision" w:date="2026-09-02T00:00:00Z">
        <w:r>
          <w:delText xml:space="preserve">The Stability Limit: Operating near these resonances can lead to catastrophic vibrations. Therefore, the electromagnetic design (which wants a large D) is constantly being pushed back by the rotordynamic analysis (which demands a stiff, short rotor).</w:delText>
        </w:r>
      </w:del>
    </w:p>
    <w:p>
      <w:pPr>
        <w:rPr>
          <w:del w:id="1546" w:author="Chapter 1 revision" w:date="2026-09-02T00:00:00Z"/>
        </w:rPr>
      </w:pPr>
      <w:del w:id="1547" w:author="Chapter 1 revision" w:date="2026-09-02T00:00:00Z">
        <w:r>
          <w:delText xml:space="preserve">Bearing Technologies: From Ball Bearings to AMBs</w:delText>
        </w:r>
      </w:del>
    </w:p>
    <w:p>
      <w:pPr>
        <w:rPr>
          <w:del w:id="1548" w:author="Chapter 1 revision" w:date="2026-09-02T00:00:00Z"/>
        </w:rPr>
      </w:pPr>
      <w:del w:id="1549" w:author="Chapter 1 revision" w:date="2026-09-02T00:00:00Z">
        <w:r>
          <w:delText xml:space="preserve">The choice of bearing technology is the primary tool for managing these rotordynamic challenges. The bearing must not only support the weight of the rotor but also provide the necessary damping to safely navigate critical speeds [ref].</w:delText>
        </w:r>
      </w:del>
    </w:p>
    <w:p>
      <w:pPr/>
      <w:del w:id="1550" w:author="Chapter 1 revision" w:date="2026-09-02T00:00:00Z">
        <w:r>
          <w:delText xml:space="preserve">High-Precision Ball Bearings: Commonly used in traction motors </w:delText>
        </w:r>
      </w:del>
      <w:ins w:id="1551" w:author="Chapter 1 revision" w:date="2026-09-02T00:00:00Z">
        <w:r>
          <w:t xml:space="preserve">The bearing is therefore a first-order design decision rather than a component selection. Hybrid ceramic rolling-element bearings, with silicon nitride balls and oil-mist or jet lubrication, are compact and inexpensive and dominate traction </w:t>
        </w:r>
      </w:ins>
      <w:r>
        <w:t xml:space="preserve">and smaller industrial </w:t>
      </w:r>
      <w:del w:id="1552" w:author="Chapter 1 revision" w:date="2026-09-02T00:00:00Z">
        <w:r>
          <w:delText xml:space="preserve">units. To survive high speeds, these are often ceramic hybrid bearings (silicon nitride balls) with oil-mist or jet lubrication. While cost-effective, they have </w:delText>
        </w:r>
      </w:del>
      <w:ins w:id="1553" w:author="Chapter 1 revision" w:date="2026-09-02T00:00:00Z">
        <w:r>
          <w:t xml:space="preserve">units, but they impose </w:t>
        </w:r>
      </w:ins>
      <w:r>
        <w:t xml:space="preserve">a finite Dn </w:t>
      </w:r>
      <w:del w:id="1554" w:author="Chapter 1 revision" w:date="2026-09-02T00:00:00Z">
        <w:r>
          <w:delText xml:space="preserve">factor (diameter × speed limit) and represent a point of mechanical wear and friction. Combined with squeeze-film damping, these bearings offer an economic and rugged solution for low-power applications </w:delText>
        </w:r>
      </w:del>
      <w:ins w:id="1555" w:author="Chapter 1 revision" w:date="2026-09-02T00:00:00Z">
        <w:r>
          <w:t xml:space="preserve">limit and remain a wearing part; combined with squeeze-film damping they are rugged and economical at lower powers. Fluid-film and air-foil bearings support the rotor on a gas or oil film, are oil-free and self-acting, and are increasingly used in micro-turbines and blowers, but have limited load capacity and can suffer sub-synchronous whirl. Active magnetic bearings levitate the rotor entirely, eliminating contact and wear; uniquely, their stiffness and damping can be varied during operation, so a rotor can be actively steered through a resonance that would destroy a passively supported machine, and they provide continuous position and vibration diagnostics. Their cost, sensor count and control complexity make them difficult to justify at low power. </w:t>
        </w:r>
      </w:ins>
    </w:p>
    <w:p>
      <w:pPr>
        <w:rPr>
          <w:del w:id="1556" w:author="Chapter 1 revision" w:date="2026-09-02T00:00:00Z"/>
        </w:rPr>
      </w:pPr>
      <w:del w:id="1557" w:author="Chapter 1 revision" w:date="2026-09-02T00:00:00Z">
        <w:r>
          <w:delText xml:space="preserve">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delText>
        </w:r>
      </w:del>
    </w:p>
    <w:p>
      <w:pPr>
        <w:rPr>
          <w:del w:id="1558" w:author="Chapter 1 revision" w:date="2026-09-02T00:00:00Z"/>
        </w:rPr>
      </w:pPr>
      <w:del w:id="1559" w:author="Chapter 1 revision" w:date="2026-09-02T00:00:00Z">
        <w:r>
          <w:delText xml:space="preserve">Active Magnetic Bearings (AMB): The gold standard for large industrial high-speed machines. AMBs use electromagnetic actuators to levitate the rotor, eliminating physical contact and friction. They, however, are complicated, need sensors and lots of electronics for measurement and position control making them too costly for low-power applications</w:delText>
        </w:r>
      </w:del>
    </w:p>
    <w:p>
      <w:pPr>
        <w:rPr>
          <w:del w:id="1560" w:author="Chapter 1 revision" w:date="2026-09-02T00:00:00Z"/>
        </w:rPr>
      </w:pPr>
      <w:del w:id="1561" w:author="Chapter 1 revision" w:date="2026-09-02T00:00:00Z">
        <w:r>
          <w:delText xml:space="preserve">Active Damping: The greatest advantage of AMBs is their ability to change their stiffness and damping characteristics in real-time. This allows the controller to tune the system to safely pass through critical bending modes that would destroy a conventionally supported rotor.</w:delText>
        </w:r>
      </w:del>
    </w:p>
    <w:p>
      <w:pPr>
        <w:rPr>
          <w:del w:id="1562" w:author="Chapter 1 revision" w:date="2026-09-02T00:00:00Z"/>
        </w:rPr>
      </w:pPr>
      <w:del w:id="1563" w:author="Chapter 1 revision" w:date="2026-09-02T00:00:00Z">
        <w:r>
          <w:delText xml:space="preserve">Monitoring: They provide built-in diagnostic data regarding rotor position and vibration, making them ideal for the 24/7 reliability required in industrial stationary applications.</w:delText>
        </w:r>
      </w:del>
    </w:p>
    <w:p>
      <w:pPr>
        <w:rPr>
          <w:del w:id="1564" w:author="Chapter 1 revision" w:date="2026-09-02T00:00:00Z"/>
        </w:rPr>
      </w:pPr>
      <w:del w:id="1565" w:author="Chapter 1 revision" w:date="2026-09-02T00:00:00Z">
        <w:r>
          <w:delText xml:space="preserve">In summary, the design of a high-speed machine is a constant negotiation between the electromagnetic desire for volume and the rotordynamic requirement for stability. Whether using the mechanical simplicity of damped high-speed ball bearings or the advanced control of AMBs, the rotor's journey from standstill to its rated high-speed operating point is a carefully orchestrated passage through the physics of resonance.</w:delText>
        </w:r>
      </w:del>
    </w:p>
    <w:p>
      <w:pPr>
        <w:pStyle w:val="Heading3"/>
      </w:pPr>
      <w:r>
        <w:t xml:space="preserve">1.3.3 Aerodynamic and windage losses </w:t>
      </w:r>
    </w:p>
    <w:p>
      <w:pPr>
        <w:rPr>
          <w:ins w:id="1566" w:author="Chapter 1 revision" w:date="2026-09-02T00:00:00Z"/>
        </w:rPr>
      </w:pPr>
      <w:ins w:id="1567" w:author="Chapter 1 revision" w:date="2026-09-02T00:00:00Z">
        <w:r>
          <w:t xml:space="preserve">In conventional machines friction against the air is a rounding error. Above roughly 100 m/s peripheral speed it becomes a principal loss mechanism and in some designs the dominant one.</w:t>
        </w:r>
      </w:ins>
    </w:p>
    <w:p>
      <w:pPr>
        <w:rPr>
          <w:ins w:id="1568" w:author="Chapter 1 revision" w:date="2026-09-02T00:00:00Z"/>
        </w:rPr>
      </w:pPr>
      <w:ins w:id="1569" w:author="Chapter 1 revision" w:date="2026-09-02T00:00:00Z">
        <w:r>
          <w:t xml:space="preserve">Flow in the annular gap is governed by the Taylor number. Below a critical value the flow is laminar and drag is modest; above it the flow breaks into Taylor vortices, counter-rotating toroidal cells stacked along the axis, and drag rises sharply. Higher still, the vortices themselves become turbulent. Each transition raises the friction coefficient, and a machine may cross more than one between standstill and rated speed.</w:t>
        </w:r>
      </w:ins>
    </w:p>
    <w:p>
      <w:pPr>
        <w:rPr>
          <w:ins w:id="1570" w:author="Chapter 1 revision" w:date="2026-09-02T00:00:00Z"/>
        </w:rPr>
      </w:pPr>
      <w:ins w:id="1571" w:author="Chapter 1 revision" w:date="2026-09-02T00:00:00Z">
        <w:r>
          <w:t xml:space="preserve">The dissipated power on the cylindrical rotor surface follows</w:t>
        </w:r>
      </w:ins>
    </w:p>
    <w:p>
      <w:pPr>
        <w:rPr>
          <w:ins w:id="1572" w:author="Chapter 1 revision" w:date="2026-09-02T00:00:00Z"/>
        </w:rPr>
      </w:pPr>
      <w:ins w:id="1573" w:author="Chapter 1 revision" w:date="2026-09-02T00:00:00Z">
        <w:r>
          <w:t xml:space="preserve">P_w = k · C_f · ρ_air · Ω³ · r_r⁴ · l (1.5)</w:t>
        </w:r>
      </w:ins>
    </w:p>
    <w:p>
      <w:pPr>
        <w:rPr>
          <w:ins w:id="1574" w:author="Chapter 1 revision" w:date="2026-09-02T00:00:00Z"/>
        </w:rPr>
      </w:pPr>
      <w:ins w:id="1575" w:author="Chapter 1 revision" w:date="2026-09-02T00:00:00Z">
        <w:r>
          <w:t xml:space="preserve">where C_f depends on Taylor and Reynolds numbers and on surface roughness. The cubic dependence on angular velocity is the relation usually quoted, and it is the origin of the common claim that windage is what ultimately halts the pursuit of speed. Section 1.5 shows that this claim, though widely repeated, does not describe the design path engineers actually follow.</w:t>
        </w:r>
      </w:ins>
    </w:p>
    <w:p>
      <w:pPr>
        <w:rPr>
          <w:ins w:id="1576" w:author="Chapter 1 revision" w:date="2026-09-02T00:00:00Z"/>
        </w:rPr>
      </w:pPr>
      <w:ins w:id="1577" w:author="Chapter 1 revision" w:date="2026-09-02T00:00:00Z">
        <w:r>
          <w:t xml:space="preserve">Two features make windage more troublesome than its magnitude suggests. It is deposited in the air gap, the least thermally accessible part of the machine and immediately adjacent to the magnets, so the heat reaches the most temperature-sensitive component by the shortest path. And it appears as a braking torque, reducing shaft output directly rather than merely adding a thermal burden. Where it becomes limiting, the responses are to reduce gas density — operating in a partial vacuum or in helium — or to attack C_f through surface finish and gap geometry.</w:t>
        </w:r>
      </w:ins>
    </w:p>
    <w:p>
      <w:pPr>
        <w:rPr>
          <w:del w:id="1578" w:author="Chapter 1 revision" w:date="2026-09-02T00:00:00Z"/>
        </w:rPr>
      </w:pPr>
      <w:del w:id="1579" w:author="Chapter 1 revision" w:date="2026-09-02T00:00:00Z">
        <w:r>
          <w:delText xml:space="preserve">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delText>
        </w:r>
      </w:del>
    </w:p>
    <w:p>
      <w:pPr>
        <w:rPr>
          <w:del w:id="1580" w:author="Chapter 1 revision" w:date="2026-09-02T00:00:00Z"/>
        </w:rPr>
      </w:pPr>
      <w:del w:id="1581" w:author="Chapter 1 revision" w:date="2026-09-02T00:00:00Z">
        <w:r>
          <w:delText xml:space="preserve">Turbulence in the air gap</w:delText>
        </w:r>
      </w:del>
    </w:p>
    <w:p>
      <w:pPr>
        <w:rPr>
          <w:del w:id="1582" w:author="Chapter 1 revision" w:date="2026-09-02T00:00:00Z"/>
        </w:rPr>
      </w:pPr>
      <w:del w:id="1583" w:author="Chapter 1 revision" w:date="2026-09-02T00:00:00Z">
        <w:r>
          <w:delText xml:space="preserve">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delText>
        </w:r>
      </w:del>
    </w:p>
    <w:p>
      <w:pPr>
        <w:rPr>
          <w:del w:id="1584" w:author="Chapter 1 revision" w:date="2026-09-02T00:00:00Z"/>
        </w:rPr>
      </w:pPr>
      <w:del w:id="1585" w:author="Chapter 1 revision" w:date="2026-09-02T00:00:00Z">
        <w:r>
          <w:delText xml:space="preserve">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begins to act like a viscous "glue," requiring significant mechanical power just to keep the rotor spinning.</w:delText>
        </w:r>
      </w:del>
    </w:p>
    <w:p>
      <w:pPr>
        <w:rPr>
          <w:del w:id="1586" w:author="Chapter 1 revision" w:date="2026-09-02T00:00:00Z"/>
        </w:rPr>
      </w:pPr>
      <w:del w:id="1587" w:author="Chapter 1 revision" w:date="2026-09-02T00:00:00Z">
        <w:r>
          <w:delText xml:space="preserve">[FIGURE]</w:delText>
        </w:r>
      </w:del>
    </w:p>
    <w:p>
      <w:pPr>
        <w:rPr>
          <w:del w:id="1588" w:author="Chapter 1 revision" w:date="2026-09-02T00:00:00Z"/>
        </w:rPr>
      </w:pPr>
      <w:del w:id="1589" w:author="Chapter 1 revision" w:date="2026-09-02T00:00:00Z">
        <w:r>
          <w:delText xml:space="preserve">Fig 4 Caption</w:delText>
        </w:r>
      </w:del>
    </w:p>
    <w:p>
      <w:pPr>
        <w:rPr>
          <w:del w:id="1590" w:author="Chapter 1 revision" w:date="2026-09-02T00:00:00Z"/>
        </w:rPr>
      </w:pPr>
      <w:del w:id="1591" w:author="Chapter 1 revision" w:date="2026-09-02T00:00:00Z">
        <w:r>
          <w:delText xml:space="preserve">The Ω 3 scaling law</w:delText>
        </w:r>
      </w:del>
    </w:p>
    <w:p>
      <w:pPr>
        <w:rPr>
          <w:del w:id="1592" w:author="Chapter 1 revision" w:date="2026-09-02T00:00:00Z"/>
        </w:rPr>
      </w:pPr>
      <w:del w:id="1593" w:author="Chapter 1 revision" w:date="2026-09-02T00:00:00Z">
        <w:r>
          <w:delText xml:space="preserve">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 (Ω 3).</w:delText>
        </w:r>
      </w:del>
    </w:p>
    <w:p>
      <w:pPr>
        <w:rPr>
          <w:del w:id="1594" w:author="Chapter 1 revision" w:date="2026-09-02T00:00:00Z"/>
        </w:rPr>
      </w:pPr>
      <w:del w:id="1595" w:author="Chapter 1 revision" w:date="2026-09-02T00:00:00Z">
        <w:r>
          <w:delText xml:space="preserve">Pwnd D4 l Ω 3</w:delText>
        </w:r>
      </w:del>
    </w:p>
    <w:p>
      <w:pPr>
        <w:rPr>
          <w:del w:id="1596" w:author="Chapter 1 revision" w:date="2026-09-02T00:00:00Z"/>
        </w:rPr>
      </w:pPr>
      <w:del w:id="1597" w:author="Chapter 1 revision" w:date="2026-09-02T00:00:00Z">
        <w:r>
          <w:delText xml:space="preserve">This cubic relationship means that if you double the rotational speed of a machine, the power required to overcome windage increases by a factor of eight. This windage wall creates several critical design constraints:</w:delText>
        </w:r>
      </w:del>
    </w:p>
    <w:p>
      <w:pPr>
        <w:rPr>
          <w:del w:id="1598" w:author="Chapter 1 revision" w:date="2026-09-02T00:00:00Z"/>
        </w:rPr>
      </w:pPr>
      <w:del w:id="1599" w:author="Chapter 1 revision" w:date="2026-09-02T00:00:00Z">
        <w:r>
          <w:delText xml:space="preserve">Efficiency Decay: At a certain speed, the gain in power density achieved by spinning faster is completely offset by the exponential rise in windage losses.</w:delText>
        </w:r>
      </w:del>
    </w:p>
    <w:p>
      <w:pPr>
        <w:rPr>
          <w:del w:id="1600" w:author="Chapter 1 revision" w:date="2026-09-02T00:00:00Z"/>
        </w:rPr>
      </w:pPr>
      <w:del w:id="1601" w:author="Chapter 1 revision" w:date="2026-09-02T00:00:00Z">
        <w:r>
          <w:delText xml:space="preserve">The Cooling Paradox: The heat generated by windage is deposited directly into the air gap, often the hardest place to cool. In permanent magnet machines, this can lead to rotor overheating and magnet demagnetization, even if the stator is liquid-cooled.</w:delText>
        </w:r>
      </w:del>
    </w:p>
    <w:p>
      <w:pPr>
        <w:rPr>
          <w:del w:id="1602" w:author="Chapter 1 revision" w:date="2026-09-02T00:00:00Z"/>
        </w:rPr>
      </w:pPr>
      <w:del w:id="1603" w:author="Chapter 1 revision" w:date="2026-09-02T00:00:00Z">
        <w:r>
          <w:delText xml:space="preserve">Gas Selection: To combat the Ω 3 scaling, some high-speed industrial machines are operated in a vacuum or filled with low-density gases like helium or hydrogen, which have much lower viscosity and density than air, effectively lowering the windage and allowing for higher speeds.</w:delText>
        </w:r>
      </w:del>
    </w:p>
    <w:p>
      <w:pPr>
        <w:rPr>
          <w:del w:id="1604" w:author="Chapter 1 revision" w:date="2026-09-02T00:00:00Z"/>
        </w:rPr>
      </w:pPr>
      <w:del w:id="1605" w:author="Chapter 1 revision" w:date="2026-09-02T00:00:00Z">
        <w:r>
          <w:delText xml:space="preserve">For the designer, managing windage is not just about efficiency, it is about thermal survival. As machines become smaller and faster, the ability to minimize rotor surface roughness and optimize air-gap geometry becomes just as important as the electromagnetic design itself.</w:delText>
        </w:r>
      </w:del>
    </w:p>
    <w:p>
      <w:pPr>
        <w:pStyle w:val="Heading2"/>
      </w:pPr>
      <w:del w:id="1606" w:author="Chapter 1 revision" w:date="2026-09-02T00:00:00Z">
        <w:r>
          <w:delText xml:space="preserve">1.4. The role of the power electronic interface </w:delText>
        </w:r>
      </w:del>
      <w:ins w:id="1607" w:author="Chapter 1 revision" w:date="2026-09-02T00:00:00Z">
        <w:r>
          <w:t xml:space="preserve">1.4 The Converter as Gatekeeper </w:t>
        </w:r>
      </w:ins>
    </w:p>
    <w:p>
      <w:pPr>
        <w:rPr>
          <w:ins w:id="1608" w:author="Chapter 1 revision" w:date="2026-09-02T00:00:00Z"/>
        </w:rPr>
      </w:pPr>
      <w:ins w:id="1609" w:author="Chapter 1 revision" w:date="2026-09-02T00:00:00Z">
        <w:r>
          <w:t xml:space="preserve">The converter is often listed as a fourth constraint alongside the mechanical, electromagnetic and thermal ones. That framing is convenient but inaccurate: the converter does not trade against the other three, it determines which regions of the space they define can be reached at all. It is a gate, not an axis.</w:t>
        </w:r>
      </w:ins>
    </w:p>
    <w:p>
      <w:pPr>
        <w:rPr>
          <w:del w:id="1610" w:author="Chapter 1 revision" w:date="2026-09-02T00:00:00Z"/>
        </w:rPr>
      </w:pPr>
      <w:del w:id="1611" w:author="Chapter 1 revision" w:date="2026-09-02T00:00:00Z">
        <w:r>
          <w:delText xml:space="preserve">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w:delText>
        </w:r>
      </w:del>
    </w:p>
    <w:p>
      <w:pPr>
        <w:pStyle w:val="Heading3"/>
      </w:pPr>
      <w:r>
        <w:t xml:space="preserve">1.4.1 Switching frequency </w:t>
      </w:r>
      <w:del w:id="1612" w:author="Chapter 1 revision" w:date="2026-09-02T00:00:00Z">
        <w:r>
          <w:delText xml:space="preserve">vs. </w:delText>
        </w:r>
      </w:del>
      <w:ins w:id="1613" w:author="Chapter 1 revision" w:date="2026-09-02T00:00:00Z">
        <w:r>
          <w:t xml:space="preserve">and </w:t>
        </w:r>
      </w:ins>
      <w:r>
        <w:t xml:space="preserve">fundamental frequency </w:t>
      </w:r>
    </w:p>
    <w:p>
      <w:pPr/>
      <w:del w:id="1614" w:author="Chapter 1 revision" w:date="2026-09-02T00:00:00Z">
        <w:r>
          <w:delText xml:space="preserve">The primary challenge in driving a high-speed machine is maintaining a high-quality current waveform at extreme fundamental frequencies. </w:delText>
        </w:r>
      </w:del>
      <w:r>
        <w:t xml:space="preserve">The relationship between </w:t>
      </w:r>
      <w:del w:id="1615" w:author="Chapter 1 revision" w:date="2026-09-02T00:00:00Z">
        <w:r>
          <w:delText xml:space="preserve">the fundamental frequency (f1) and the inverter's switching frequency (fsw) is characterized </w:delText>
        </w:r>
      </w:del>
      <w:ins w:id="1616" w:author="Chapter 1 revision" w:date="2026-09-02T00:00:00Z">
        <w:r>
          <w:t xml:space="preserve">switching frequency f_sw and fundamental frequency f₁ is expressed </w:t>
        </w:r>
      </w:ins>
      <w:r>
        <w:t xml:space="preserve">by the frequency modulation ratio </w:t>
      </w:r>
      <w:del w:id="1617" w:author="Chapter 1 revision" w:date="2026-09-02T00:00:00Z">
        <w:r>
          <w:delText xml:space="preserve">(mf = fsw/f1). </w:delText>
        </w:r>
      </w:del>
    </w:p>
    <w:p>
      <w:pPr>
        <w:rPr>
          <w:ins w:id="1618" w:author="Chapter 1 revision" w:date="2026-09-02T00:00:00Z"/>
        </w:rPr>
      </w:pPr>
      <w:ins w:id="1619" w:author="Chapter 1 revision" w:date="2026-09-02T00:00:00Z">
        <w:r>
          <w:t xml:space="preserve">m_f = f_sw / f₁ (1.6)</w:t>
        </w:r>
      </w:ins>
    </w:p>
    <w:p>
      <w:pPr>
        <w:rPr>
          <w:del w:id="1620" w:author="Chapter 1 revision" w:date="2026-09-02T00:00:00Z"/>
        </w:rPr>
      </w:pPr>
      <w:del w:id="1621" w:author="Chapter 1 revision" w:date="2026-09-02T00:00:00Z">
        <w:r>
          <w:delText xml:space="preserve">In conventional 50/60 Hz industrial drives, this ratio is typically high (&gt;100), ensuring a near-perfect sinusoidal current. However, in high-speed applications, f1 can reach 2 kHz or higher. If the switching frequency is limited by the thermal constraints of the semiconductors, the frequency modulating ratio drops significantly causing severe harmonics in the motor current. Traditional rule of thumb is that below mf = 21 synchronous PWM should be used to maintain a high-quality current waveform and avoid excessive subharmonics [ref]. This frequency modulating ratio can be regarded as a general guideline also for HS drives. If only possible mf ≥ 21 should be followed to get good enough current waveform and to avoid excessive subharmonics in the current. This demand, however, rises the switching frequency to high values in cases of traction motors with 2 kHz fundamental.</w:delText>
        </w:r>
      </w:del>
    </w:p>
    <w:p>
      <w:pPr/>
      <w:del w:id="1622" w:author="Chapter 1 revision" w:date="2026-09-02T00:00:00Z">
        <w:r>
          <w:delText xml:space="preserve">The Control Limit: A low pulse ratio (typically mf &lt; 10) introduces sampling delay and control instability. If the inverter cannot switch fast enough relative to the fundamental wave, </w:delText>
        </w:r>
      </w:del>
      <w:ins w:id="1623" w:author="Chapter 1 revision" w:date="2026-09-02T00:00:00Z">
        <w:r>
          <w:t xml:space="preserve">In a mains-frequency drive m_f exceeds 100 and the current is very nearly sinusoidal. At high speed it falls, and two thresholds matter. Below about m_f = 21, asynchronous PWM produces subharmonic current components and synchronous PWM becomes necessary. Below roughly m_f = 10 the sampling delay becomes comparable with the fundamental period, </w:t>
        </w:r>
      </w:ins>
      <w:r>
        <w:t xml:space="preserve">the current regulator loses its ability to </w:t>
      </w:r>
      <w:del w:id="1624" w:author="Chapter 1 revision" w:date="2026-09-02T00:00:00Z">
        <w:r>
          <w:delText xml:space="preserve">suppress disturbances, leading to </w:delText>
        </w:r>
      </w:del>
      <w:ins w:id="1625" w:author="Chapter 1 revision" w:date="2026-09-02T00:00:00Z">
        <w:r>
          <w:t xml:space="preserve">reject disturbances, and </w:t>
        </w:r>
      </w:ins>
      <w:r>
        <w:t xml:space="preserve">torque ripple and </w:t>
      </w:r>
      <w:del w:id="1626" w:author="Chapter 1 revision" w:date="2026-09-02T00:00:00Z">
        <w:r>
          <w:delText xml:space="preserve">potential overcurrent trips. </w:delText>
        </w:r>
      </w:del>
      <w:ins w:id="1627" w:author="Chapter 1 revision" w:date="2026-09-02T00:00:00Z">
        <w:r>
          <w:t xml:space="preserve">instability follow. </w:t>
        </w:r>
      </w:ins>
    </w:p>
    <w:p>
      <w:pPr>
        <w:rPr>
          <w:ins w:id="1628" w:author="Chapter 1 revision" w:date="2026-09-02T00:00:00Z"/>
        </w:rPr>
      </w:pPr>
      <w:ins w:id="1629" w:author="Chapter 1 revision" w:date="2026-09-02T00:00:00Z">
        <w:r>
          <w:t xml:space="preserve">For the machine of Table 1.1, with f₁ = 1500 Hz, maintaining m_f = 21 requires</w:t>
        </w:r>
      </w:ins>
    </w:p>
    <w:p>
      <w:pPr>
        <w:rPr>
          <w:ins w:id="1630" w:author="Chapter 1 revision" w:date="2026-09-02T00:00:00Z"/>
        </w:rPr>
      </w:pPr>
      <w:ins w:id="1631" w:author="Chapter 1 revision" w:date="2026-09-02T00:00:00Z">
        <w:r>
          <w:t xml:space="preserve">f_sw = 21 × 1500 = 31.5 kHz</w:t>
        </w:r>
      </w:ins>
    </w:p>
    <w:p>
      <w:pPr>
        <w:rPr>
          <w:ins w:id="1632" w:author="Chapter 1 revision" w:date="2026-09-02T00:00:00Z"/>
        </w:rPr>
      </w:pPr>
      <w:ins w:id="1633" w:author="Chapter 1 revision" w:date="2026-09-02T00:00:00Z">
        <w:r>
          <w:t xml:space="preserve">A silicon IGBT stage of this rating operates practically at 8 to 16 kHz. At 16 kHz the modulation ratio would be 10.7 — at the stability floor, well below the synchronous-PWM threshold, and with substantial harmonic content. This machine cannot be acceptably supplied by a silicon converter, and the shortfall cannot be engineered around at the machine end without changing the pole count.</w:t>
        </w:r>
      </w:ins>
    </w:p>
    <w:p>
      <w:pPr>
        <w:rPr>
          <w:ins w:id="1634" w:author="Chapter 1 revision" w:date="2026-09-02T00:00:00Z"/>
        </w:rPr>
      </w:pPr>
      <w:ins w:id="1635" w:author="Chapter 1 revision" w:date="2026-09-02T00:00:00Z">
        <w:r>
          <w:t xml:space="preserve">[Figure 1.5 near here]</w:t>
        </w:r>
      </w:ins>
    </w:p>
    <w:p>
      <w:pPr>
        <w:rPr>
          <w:ins w:id="1636" w:author="Chapter 1 revision" w:date="2026-09-02T00:00:00Z"/>
        </w:rPr>
      </w:pPr>
      <w:ins w:id="1637" w:author="Chapter 1 revision" w:date="2026-09-02T00:00:00Z">
        <w:r>
          <w:t xml:space="preserve">Figure 1.5 Required switching frequency against fundamental frequency for two modulation ratios, with the practical ranges of silicon IGBT and wide-bandgap devices indicated. The worked example of Table 1.1 falls outside the silicon region.</w:t>
        </w:r>
      </w:ins>
    </w:p>
    <w:p>
      <w:pPr/>
      <w:del w:id="1638" w:author="Chapter 1 revision" w:date="2026-09-02T00:00:00Z">
        <w:r>
          <w:delText xml:space="preserve">Harmonic Rotor Heating: Lower switching frequencies result in higher current total harmonic distortion (THD). These high-frequency current harmonics create asynchronous magnetic fields in the air gap, that do not contribute to torque but instead induce </w:delText>
        </w:r>
      </w:del>
      <w:ins w:id="1639" w:author="Chapter 1 revision" w:date="2026-09-02T00:00:00Z">
        <w:r>
          <w:t xml:space="preserve">Poor current quality is undesirable in any drive; in a high-speed machine it is dangerous. Current harmonics produce air-gap field components asynchronous with the rotor, contributing no average torque but inducing </w:t>
        </w:r>
      </w:ins>
      <w:r>
        <w:t xml:space="preserve">eddy currents in </w:t>
      </w:r>
      <w:del w:id="1640" w:author="Chapter 1 revision" w:date="2026-09-02T00:00:00Z">
        <w:r>
          <w:delText xml:space="preserve">the rotor. In high-speed machines, especially those with permanent magnets or solid rotors, this harmonic injection can cause rapid rotor heating. Because the rotor is often in a vacuum or a narrow air gap with poor cooling, this can lead to magnet demagnetization or mechanical failure of the retention sleeve. </w:delText>
        </w:r>
      </w:del>
      <w:ins w:id="1641" w:author="Chapter 1 revision" w:date="2026-09-02T00:00:00Z">
        <w:r>
          <w:t xml:space="preserve">every conducting body they reach — the magnets, a metallic retaining sleeve, and the rotor body in solid-rotor machines. This loss is deposited in a component thermally isolated by the air gap and cooled by the same air that is generating windage heat. In a permanent-magnet rotor the result is a magnet temperature rise, and the demagnetisation limit is frequently the binding thermal constraint of the whole machine. </w:t>
        </w:r>
      </w:ins>
    </w:p>
    <w:p>
      <w:pPr>
        <w:rPr>
          <w:ins w:id="1642" w:author="Chapter 1 revision" w:date="2026-09-02T00:00:00Z"/>
        </w:rPr>
      </w:pPr>
      <w:ins w:id="1643" w:author="Chapter 1 revision" w:date="2026-09-02T00:00:00Z">
        <w:r>
          <w:t xml:space="preserve">The designer is therefore caught between two failure modes. Lowering the switching frequency to protect the converter heats the rotor; raising it to protect the rotor derates the converter. In conventional drives the trade-off is comfortable. At high speed the acceptable window may be empty for a given semiconductor technology, which is what "gate" means here.</w:t>
        </w:r>
      </w:ins>
    </w:p>
    <w:p>
      <w:pPr>
        <w:rPr>
          <w:del w:id="1644" w:author="Chapter 1 revision" w:date="2026-09-02T00:00:00Z"/>
        </w:rPr>
      </w:pPr>
      <w:del w:id="1645" w:author="Chapter 1 revision" w:date="2026-09-02T00:00:00Z">
        <w:r>
          <w:delText xml:space="preserve">The Switching Loss Trade-off: Increasing fsw to improve the current waveform directly increases the switching losses within the inverter's semiconductors. In Silicon-based IGBT converters, these losses scale linearly with fsw, often forcing a derating of the inverter. The designer is thus caught in a trap: lower the switching frequency and risk burning the motor rotor or raise it and risk burning the inverter's power modules.</w:delText>
        </w:r>
      </w:del>
    </w:p>
    <w:p>
      <w:pPr>
        <w:rPr>
          <w:del w:id="1646" w:author="Chapter 1 revision" w:date="2026-09-02T00:00:00Z"/>
        </w:rPr>
      </w:pPr>
      <w:del w:id="1647" w:author="Chapter 1 revision" w:date="2026-09-02T00:00:00Z">
        <w:r>
          <w:delText xml:space="preserve">This conflict is the primary reason why high-speed design requires a holistic approach, where the inverter's switching capability is balanced against the motor's pole count and rotor loss tolerance.</w:delText>
        </w:r>
      </w:del>
    </w:p>
    <w:p>
      <w:pPr>
        <w:pStyle w:val="Heading3"/>
      </w:pPr>
      <w:r>
        <w:t xml:space="preserve">1.4.2 </w:t>
      </w:r>
      <w:del w:id="1648" w:author="Chapter 1 revision" w:date="2026-09-02T00:00:00Z">
        <w:r>
          <w:delText xml:space="preserve">The silicon carbide (SiC) catalyst </w:delText>
        </w:r>
      </w:del>
      <w:ins w:id="1649" w:author="Chapter 1 revision" w:date="2026-09-02T00:00:00Z">
        <w:r>
          <w:t xml:space="preserve">What wide-bandgap devices changed </w:t>
        </w:r>
      </w:ins>
    </w:p>
    <w:p>
      <w:pPr>
        <w:rPr>
          <w:ins w:id="1650" w:author="Chapter 1 revision" w:date="2026-09-02T00:00:00Z"/>
        </w:rPr>
      </w:pPr>
      <w:ins w:id="1651" w:author="Chapter 1 revision" w:date="2026-09-02T00:00:00Z">
        <w:r>
          <w:t xml:space="preserve">Silicon carbide and gallium nitride devices switch several times faster than silicon at comparable ratings and with substantially lower switching energy. Their significance is not that they improve converter efficiency, though they do, but that they moved the gate.</w:t>
        </w:r>
      </w:ins>
    </w:p>
    <w:p>
      <w:pPr>
        <w:rPr>
          <w:ins w:id="1652" w:author="Chapter 1 revision" w:date="2026-09-02T00:00:00Z"/>
        </w:rPr>
      </w:pPr>
      <w:ins w:id="1653" w:author="Chapter 1 revision" w:date="2026-09-02T00:00:00Z">
        <w:r>
          <w:t xml:space="preserve">Before wide-bandgap devices, the achievable switching frequency capped the fundamental frequency, which capped the pole number, which set a floor under stator yoke thickness and therefore under machine mass. High-pole-count, mass-critical high-speed machines were not merely difficult to supply; they were pointless to design, because no converter could exploit them. Practical SiC devices removed that block and opened the design region described in Section 1.2.2.</w:t>
        </w:r>
      </w:ins>
    </w:p>
    <w:p>
      <w:pPr>
        <w:rPr>
          <w:ins w:id="1654" w:author="Chapter 1 revision" w:date="2026-09-02T00:00:00Z"/>
        </w:rPr>
      </w:pPr>
      <w:ins w:id="1655" w:author="Chapter 1 revision" w:date="2026-09-02T00:00:00Z">
        <w:r>
          <w:t xml:space="preserve">They did not remove the gate; they raised it. A designer contemplating a twelve-pole machine at 40 000 r/min — 4 kHz fundamental, 84 kHz switching at m_f = 21 — is against the limit once more, now with a different semiconductor. The structure of the problem is unchanged.</w:t>
        </w:r>
      </w:ins>
    </w:p>
    <w:p>
      <w:pPr>
        <w:rPr>
          <w:del w:id="1656" w:author="Chapter 1 revision" w:date="2026-09-02T00:00:00Z"/>
        </w:rPr>
      </w:pPr>
      <w:del w:id="1657" w:author="Chapter 1 revision" w:date="2026-09-02T00:00:00Z">
        <w:r>
          <w:delText xml:space="preserve">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supply efficiently.</w:delText>
        </w:r>
      </w:del>
    </w:p>
    <w:p>
      <w:pPr>
        <w:rPr>
          <w:del w:id="1658" w:author="Chapter 1 revision" w:date="2026-09-02T00:00:00Z"/>
        </w:rPr>
      </w:pPr>
      <w:del w:id="1659" w:author="Chapter 1 revision" w:date="2026-09-02T00:00:00Z">
        <w:r>
          <w:delText xml:space="preserve">Consequently, power electronics can no longer be viewed as a separate entity. The choice of semiconductor material, Silicon vs. SiC, now directly influences the machine's rotor topology, the thickness of the stator laminations, and the mechanical retention strategy. If the inverter cannot switch fast enough, the machine must be physically larger; if the machine is made too small, the inverter's du/dt may destroy its insulation. This electro-mechanical-electronic coupling is the defining characteristic of modern high-speed engineering.</w:delText>
        </w:r>
      </w:del>
    </w:p>
    <w:p>
      <w:pPr>
        <w:rPr>
          <w:del w:id="1660" w:author="Chapter 1 revision" w:date="2026-09-02T00:00:00Z"/>
        </w:rPr>
      </w:pPr>
      <w:del w:id="1661" w:author="Chapter 1 revision" w:date="2026-09-02T00:00:00Z">
        <w:r>
          <w:delText xml:space="preserve">Framing the Comparison</w:delText>
        </w:r>
      </w:del>
    </w:p>
    <w:p>
      <w:pPr>
        <w:rPr>
          <w:del w:id="1662" w:author="Chapter 1 revision" w:date="2026-09-02T00:00:00Z"/>
        </w:rPr>
      </w:pPr>
      <w:del w:id="1663" w:author="Chapter 1 revision" w:date="2026-09-02T00:00:00Z">
        <w:r>
          <w:delText xml:space="preserve">Industrial HS: Operates in the IGBT-compatible zone (p is low, fs is moderate, reliability is high).</w:delText>
        </w:r>
      </w:del>
    </w:p>
    <w:p>
      <w:pPr>
        <w:rPr>
          <w:del w:id="1664" w:author="Chapter 1 revision" w:date="2026-09-02T00:00:00Z"/>
        </w:rPr>
      </w:pPr>
      <w:del w:id="1665" w:author="Chapter 1 revision" w:date="2026-09-02T00:00:00Z">
        <w:r>
          <w:delText xml:space="preserve">Traction HS: Operates in the SiC-dependent zone (p is high to save mass, fs is high, power density is extreme).</w:delText>
        </w:r>
      </w:del>
    </w:p>
    <w:p>
      <w:pPr>
        <w:rPr>
          <w:del w:id="1666" w:author="Chapter 1 revision" w:date="2026-09-02T00:00:00Z"/>
        </w:rPr>
      </w:pPr>
      <w:del w:id="1667" w:author="Chapter 1 revision" w:date="2026-09-02T00:00:00Z">
        <w:r>
          <w:delText xml:space="preserve">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w:delText>
        </w:r>
      </w:del>
    </w:p>
    <w:p>
      <w:pPr>
        <w:rPr>
          <w:del w:id="1668" w:author="Chapter 1 revision" w:date="2026-09-02T00:00:00Z"/>
        </w:rPr>
      </w:pPr>
      <w:del w:id="1669" w:author="Chapter 1 revision" w:date="2026-09-02T00:00:00Z">
        <w:r>
          <w:delText xml:space="preserve">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w:delText>
        </w:r>
      </w:del>
    </w:p>
    <w:p>
      <w:pPr>
        <w:rPr>
          <w:del w:id="1670" w:author="Chapter 1 revision" w:date="2026-09-02T00:00:00Z"/>
        </w:rPr>
      </w:pPr>
      <w:del w:id="1671" w:author="Chapter 1 revision" w:date="2026-09-02T00:00:00Z">
        <w:r>
          <w:delText xml:space="preserve">Table 1.2 collects the main ideas of different high-speed motor regimes</w:delText>
        </w:r>
      </w:del>
    </w:p>
    <w:p>
      <w:pPr>
        <w:rPr>
          <w:del w:id="1672" w:author="Chapter 1 revision" w:date="2026-09-02T00:00:00Z"/>
        </w:rPr>
      </w:pPr>
      <w:del w:id="1673" w:author="Chapter 1 revision" w:date="2026-09-02T00:00:00Z">
        <w:r>
          <w:delText xml:space="preserve">Table 1.2 Comparison of Topology Characteristics</w:delText>
        </w:r>
      </w:del>
    </w:p>
    <w:p>
      <w:pPr>
        <w:rPr>
          <w:del w:id="1674" w:author="Chapter 1 revision" w:date="2026-09-02T00:00:00Z"/>
        </w:rPr>
      </w:pPr>
      <w:del w:id="1675" w:author="Chapter 1 revision" w:date="2026-09-02T00:00:00Z">
        <w:r>
          <w:delText xml:space="preserve">Feature | Industrial (Robust) | Traction/Mobile (Lightweight)</w:delText>
        </w:r>
      </w:del>
    </w:p>
    <w:p>
      <w:pPr>
        <w:rPr>
          <w:del w:id="1676" w:author="Chapter 1 revision" w:date="2026-09-02T00:00:00Z"/>
        </w:rPr>
      </w:pPr>
      <w:del w:id="1677" w:author="Chapter 1 revision" w:date="2026-09-02T00:00:00Z">
        <w:r>
          <w:delText xml:space="preserve">Common Pole Count | 2 (IM) or 2/4 (SPM) | 6, 8, or 12 (IPM)</w:delText>
        </w:r>
      </w:del>
    </w:p>
    <w:p>
      <w:pPr>
        <w:rPr>
          <w:del w:id="1678" w:author="Chapter 1 revision" w:date="2026-09-02T00:00:00Z"/>
        </w:rPr>
      </w:pPr>
      <w:del w:id="1679" w:author="Chapter 1 revision" w:date="2026-09-02T00:00:00Z">
        <w:r>
          <w:delText xml:space="preserve">Rotor Retention | Thick Carbon Fiber / Inconel | Strategic Steel Bridges / Thin Sleeves</w:delText>
        </w:r>
      </w:del>
    </w:p>
    <w:p>
      <w:pPr>
        <w:rPr>
          <w:del w:id="1680" w:author="Chapter 1 revision" w:date="2026-09-02T00:00:00Z"/>
        </w:rPr>
      </w:pPr>
      <w:del w:id="1681" w:author="Chapter 1 revision" w:date="2026-09-02T00:00:00Z">
        <w:r>
          <w:delText xml:space="preserve">Stator Yoke | Thick (for flux and stiffness) | Minimized (to save mass)</w:delText>
        </w:r>
      </w:del>
    </w:p>
    <w:p>
      <w:pPr>
        <w:rPr>
          <w:del w:id="1682" w:author="Chapter 1 revision" w:date="2026-09-02T00:00:00Z"/>
        </w:rPr>
      </w:pPr>
      <w:del w:id="1683" w:author="Chapter 1 revision" w:date="2026-09-02T00:00:00Z">
        <w:r>
          <w:delText xml:space="preserve">PE Constraint | Current Ripple / Thermal | Switching Frequency / du/dt</w:delText>
        </w:r>
      </w:del>
    </w:p>
    <w:p>
      <w:pPr>
        <w:rPr>
          <w:del w:id="1684" w:author="Chapter 1 revision" w:date="2026-09-02T00:00:00Z"/>
        </w:rPr>
      </w:pPr>
      <w:del w:id="1685" w:author="Chapter 1 revision" w:date="2026-09-02T00:00:00Z">
        <w:r>
          <w:delText xml:space="preserve">Converter | IGBT | SiC (Wide Bandgap)</w:delText>
        </w:r>
      </w:del>
    </w:p>
    <w:p>
      <w:pPr>
        <w:pStyle w:val="Heading2"/>
      </w:pPr>
      <w:del w:id="1686" w:author="Chapter 1 revision" w:date="2026-09-02T00:00:00Z">
        <w:r>
          <w:delText xml:space="preserve">1.5. Scaling laws and dimensional analysis </w:delText>
        </w:r>
      </w:del>
      <w:ins w:id="1687" w:author="Chapter 1 revision" w:date="2026-09-02T00:00:00Z">
        <w:r>
          <w:t xml:space="preserve">1.5 Scaling Laws </w:t>
        </w:r>
      </w:ins>
    </w:p>
    <w:p>
      <w:pPr>
        <w:rPr>
          <w:ins w:id="1688" w:author="Chapter 1 revision" w:date="2026-09-02T00:00:00Z"/>
        </w:rPr>
      </w:pPr>
      <w:ins w:id="1689" w:author="Chapter 1 revision" w:date="2026-09-02T00:00:00Z">
        <w:r>
          <w:t xml:space="preserve">Scaling arguments are the natural way to reason about a machine class, and the high-speed literature contains a standard set: power density rises linearly with speed, iron loss with the square, windage with the cube, and the combination eventually overwhelms the gains. The conclusion — that a speed exists beyond which further increase is self-defeating — is correct. The reasoning usually given for it is not, and the difference matters, because it changes which constraint the designer should be working against.</w:t>
        </w:r>
      </w:ins>
    </w:p>
    <w:p>
      <w:pPr>
        <w:rPr>
          <w:del w:id="1690" w:author="Chapter 1 revision" w:date="2026-09-02T00:00:00Z"/>
        </w:rPr>
      </w:pPr>
      <w:del w:id="1691" w:author="Chapter 1 revision" w:date="2026-09-02T00:00:00Z">
        <w:r>
          <w:delText xml:space="preserve">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delText>
        </w:r>
      </w:del>
    </w:p>
    <w:p>
      <w:pPr>
        <w:pStyle w:val="Heading3"/>
      </w:pPr>
      <w:r>
        <w:t xml:space="preserve">1.5.1 </w:t>
      </w:r>
      <w:del w:id="1692" w:author="Chapter 1 revision" w:date="2026-09-02T00:00:00Z">
        <w:r>
          <w:delText xml:space="preserve">Power density vs. speed: the size scaling </w:delText>
        </w:r>
      </w:del>
      <w:ins w:id="1693" w:author="Chapter 1 revision" w:date="2026-09-02T00:00:00Z">
        <w:r>
          <w:t xml:space="preserve">Three design paths </w:t>
        </w:r>
      </w:ins>
    </w:p>
    <w:p>
      <w:pPr>
        <w:rPr>
          <w:ins w:id="1694" w:author="Chapter 1 revision" w:date="2026-09-02T00:00:00Z"/>
        </w:rPr>
      </w:pPr>
      <w:ins w:id="1695" w:author="Chapter 1 revision" w:date="2026-09-02T00:00:00Z">
        <w:r>
          <w:t xml:space="preserve">A scaling exponent is meaningless until one states what is held constant. "Windage scales with the cube of speed" is true at fixed geometry and false along the path a designer actually takes. Three paths must be distinguished:</w:t>
        </w:r>
      </w:ins>
    </w:p>
    <w:p>
      <w:pPr>
        <w:rPr>
          <w:ins w:id="1696" w:author="Chapter 1 revision" w:date="2026-09-02T00:00:00Z"/>
        </w:rPr>
      </w:pPr>
      <w:ins w:id="1697" w:author="Chapter 1 revision" w:date="2026-09-02T00:00:00Z">
        <w:r>
          <w:t xml:space="preserve">Path (a), fixed geometry. An existing machine is run faster with no dimensional change. This is the overspeed case, and it is the path implicitly assumed by most quoted scaling exponents.</w:t>
        </w:r>
      </w:ins>
    </w:p>
    <w:p>
      <w:pPr>
        <w:rPr>
          <w:ins w:id="1698" w:author="Chapter 1 revision" w:date="2026-09-02T00:00:00Z"/>
        </w:rPr>
      </w:pPr>
      <w:ins w:id="1699" w:author="Chapter 1 revision" w:date="2026-09-02T00:00:00Z">
        <w:r>
          <w:t xml:space="preserve">Path (b), tip-speed limited at constant power. The rating is fixed and the rotor is redesigned at each speed to sit exactly at the material limit, so v_tip is constant. This is the idealised design path.</w:t>
        </w:r>
      </w:ins>
    </w:p>
    <w:p>
      <w:pPr>
        <w:rPr>
          <w:ins w:id="1700" w:author="Chapter 1 revision" w:date="2026-09-02T00:00:00Z"/>
        </w:rPr>
      </w:pPr>
      <w:ins w:id="1701" w:author="Chapter 1 revision" w:date="2026-09-02T00:00:00Z">
        <w:r>
          <w:t xml:space="preserve">Path (c), rotordynamically constrained. Path (b), but with active length capped because the rotor cannot be made arbitrarily slender. This is what real designs do.</w:t>
        </w:r>
      </w:ins>
    </w:p>
    <w:p>
      <w:pPr>
        <w:rPr>
          <w:del w:id="1702" w:author="Chapter 1 revision" w:date="2026-09-02T00:00:00Z"/>
        </w:rPr>
      </w:pPr>
      <w:del w:id="1703" w:author="Chapter 1 revision" w:date="2026-09-02T00:00:00Z">
        <w:r>
          <w:delText xml:space="preserve">The fundamental power equation for an electrical machine is P ∝ D2lΩ B A [ref], where D is the rotor diameter, l is the active length, Ω is the angular velocity, B is the airgap magnetic-flux density, and A is the linear current density (electric loading).</w:delText>
        </w:r>
      </w:del>
    </w:p>
    <w:p>
      <w:pPr>
        <w:rPr>
          <w:del w:id="1704" w:author="Chapter 1 revision" w:date="2026-09-02T00:00:00Z"/>
        </w:rPr>
      </w:pPr>
      <w:del w:id="1705" w:author="Chapter 1 revision" w:date="2026-09-02T00:00:00Z">
        <w:r>
          <w:delText xml:space="preserve">If we assume the electromagnetic loadings (B, A) and the length-to-diameter ratio (l/D) remain constant, we can derive the following scaling relationships:</w:delText>
        </w:r>
      </w:del>
    </w:p>
    <w:p>
      <w:pPr>
        <w:rPr>
          <w:del w:id="1706" w:author="Chapter 1 revision" w:date="2026-09-02T00:00:00Z"/>
        </w:rPr>
      </w:pPr>
      <w:del w:id="1707" w:author="Chapter 1 revision" w:date="2026-09-02T00:00:00Z">
        <w:r>
          <w:delText xml:space="preserve">Torque (T): Scaled with the volume (D3).</w:delText>
        </w:r>
      </w:del>
    </w:p>
    <w:p>
      <w:pPr>
        <w:rPr>
          <w:del w:id="1708" w:author="Chapter 1 revision" w:date="2026-09-02T00:00:00Z"/>
        </w:rPr>
      </w:pPr>
      <w:del w:id="1709" w:author="Chapter 1 revision" w:date="2026-09-02T00:00:00Z">
        <w:r>
          <w:delText xml:space="preserve">Power (P): Scaled with D3Ω</w:delText>
        </w:r>
      </w:del>
    </w:p>
    <w:p>
      <w:pPr>
        <w:rPr>
          <w:del w:id="1710" w:author="Chapter 1 revision" w:date="2026-09-02T00:00:00Z"/>
        </w:rPr>
      </w:pPr>
      <w:del w:id="1711" w:author="Chapter 1 revision" w:date="2026-09-02T00:00:00Z">
        <w:r>
          <w:delText xml:space="preserve">To maintain constant power while increasing speed (Ω), the volume of the machine must decrease. In an ideal world, doubling the speed would allow for a 50% reduction in rotor volume. However, the high-speed paradox arises because as the machine shrinks, the surface area available for cooling decreases by D2, while the loss density often increases. Consequently, high-speed machines are often thermally limited rather than electromagnetically limited.</w:delText>
        </w:r>
      </w:del>
    </w:p>
    <w:p>
      <w:pPr>
        <w:pStyle w:val="Heading3"/>
      </w:pPr>
      <w:r>
        <w:t xml:space="preserve">1.5.2 </w:t>
      </w:r>
      <w:del w:id="1712" w:author="Chapter 1 revision" w:date="2026-09-02T00:00:00Z">
        <w:r>
          <w:delText xml:space="preserve">Mechanical stress scaling: The DΩ constraint </w:delText>
        </w:r>
      </w:del>
      <w:ins w:id="1713" w:author="Chapter 1 revision" w:date="2026-09-02T00:00:00Z">
        <w:r>
          <w:t xml:space="preserve">Path (a): fixed geometry </w:t>
        </w:r>
      </w:ins>
    </w:p>
    <w:p>
      <w:pPr>
        <w:rPr>
          <w:ins w:id="1714" w:author="Chapter 1 revision" w:date="2026-09-02T00:00:00Z"/>
        </w:rPr>
      </w:pPr>
      <w:ins w:id="1715" w:author="Chapter 1 revision" w:date="2026-09-02T00:00:00Z">
        <w:r>
          <w:t xml:space="preserve">With D_r and l constant and Ω doubled, the familiar exponents apply. Centrifugal stress rises fourfold, iron loss fourfold, windage eightfold, and output power doubles. For the overspeed question these are correct. As a description of what happens when a machine is designed for higher speed they are not, because no designer doubles the speed of a rotor while leaving its diameter alone — the fourfold stress increase would destroy it.</w:t>
        </w:r>
      </w:ins>
    </w:p>
    <w:p>
      <w:pPr>
        <w:rPr>
          <w:del w:id="1716" w:author="Chapter 1 revision" w:date="2026-09-02T00:00:00Z"/>
        </w:rPr>
      </w:pPr>
      <w:del w:id="1717" w:author="Chapter 1 revision" w:date="2026-09-02T00:00:00Z">
        <w:r>
          <w:delText xml:space="preserve">The most restrictive scaling law in high-speed design is the relationship between diameter and centrifugal stress (σmec). As established by the rΩ 2 wall:</w:delText>
        </w:r>
      </w:del>
    </w:p>
    <w:p>
      <w:pPr>
        <w:rPr>
          <w:del w:id="1718" w:author="Chapter 1 revision" w:date="2026-09-02T00:00:00Z"/>
        </w:rPr>
      </w:pPr>
      <w:del w:id="1719" w:author="Chapter 1 revision" w:date="2026-09-02T00:00:00Z">
        <w:r>
          <w:delText xml:space="preserve">σmec ∝ D2Ω 2 = (DΩ)2</w:delText>
        </w:r>
      </w:del>
    </w:p>
    <w:p>
      <w:pPr>
        <w:rPr>
          <w:del w:id="1720" w:author="Chapter 1 revision" w:date="2026-09-02T00:00:00Z"/>
        </w:rPr>
      </w:pPr>
      <w:del w:id="1721" w:author="Chapter 1 revision" w:date="2026-09-02T00:00:00Z">
        <w:r>
          <w:delText xml:space="preserve">Since DΩ is proportional to the peripheral tip speed (vtip), the mechanical stress is purely a function of the tip speed. This means that for a given material (e.g., high-strength steel or carbon fiber), there is a maximum vtip that cannot be exceeded.</w:delText>
        </w:r>
      </w:del>
    </w:p>
    <w:p>
      <w:pPr>
        <w:rPr>
          <w:del w:id="1722" w:author="Chapter 1 revision" w:date="2026-09-02T00:00:00Z"/>
        </w:rPr>
      </w:pPr>
      <w:del w:id="1723" w:author="Chapter 1 revision" w:date="2026-09-02T00:00:00Z">
        <w:r>
          <w:delText xml:space="preserve">If we are at the mechanical limit of the material, any further increase in rotational speed must be accompanied by a proportional decrease in diameter (D). Because torque scales with D3, this forced reduction in diameter significantly penalizes the torque capability of the machine, eventually leading to a point where increasing speed no longer yields a smaller machine because the rotor must become impractically long to compensate for the tiny diameter.</w:delText>
        </w:r>
      </w:del>
    </w:p>
    <w:p>
      <w:pPr>
        <w:pStyle w:val="Heading3"/>
      </w:pPr>
      <w:r>
        <w:t xml:space="preserve">1.5.3 </w:t>
      </w:r>
      <w:del w:id="1724" w:author="Chapter 1 revision" w:date="2026-09-02T00:00:00Z">
        <w:r>
          <w:delText xml:space="preserve">Loss scaling: The efficiency penalty </w:delText>
        </w:r>
      </w:del>
      <w:ins w:id="1725" w:author="Chapter 1 revision" w:date="2026-09-02T00:00:00Z">
        <w:r>
          <w:t xml:space="preserve">Path (b): the tip-speed-limited design path </w:t>
        </w:r>
      </w:ins>
    </w:p>
    <w:p>
      <w:pPr>
        <w:rPr>
          <w:ins w:id="1726" w:author="Chapter 1 revision" w:date="2026-09-02T00:00:00Z"/>
        </w:rPr>
      </w:pPr>
      <w:ins w:id="1727" w:author="Chapter 1 revision" w:date="2026-09-02T00:00:00Z">
        <w:r>
          <w:t xml:space="preserve">Hold rated power and tip speed constant. Since v_tip = Ω·r_r is fixed, doubling Ω halves r_r. The sizing relation</w:t>
        </w:r>
      </w:ins>
    </w:p>
    <w:p>
      <w:pPr>
        <w:rPr>
          <w:ins w:id="1728" w:author="Chapter 1 revision" w:date="2026-09-02T00:00:00Z"/>
        </w:rPr>
      </w:pPr>
      <w:ins w:id="1729" w:author="Chapter 1 revision" w:date="2026-09-02T00:00:00Z">
        <w:r>
          <w:t xml:space="preserve">P ∝ D_r² · l · Ω · B̂ · A (1.7)</w:t>
        </w:r>
      </w:ins>
    </w:p>
    <w:p>
      <w:pPr>
        <w:rPr>
          <w:ins w:id="1730" w:author="Chapter 1 revision" w:date="2026-09-02T00:00:00Z"/>
        </w:rPr>
      </w:pPr>
      <w:ins w:id="1731" w:author="Chapter 1 revision" w:date="2026-09-02T00:00:00Z">
        <w:r>
          <w:t xml:space="preserve">with peak air-gap flux density B̂ and linear current density A constant, then requires active length to double to preserve the rating. Rotor volume halves — the power-density gain is real — but the machine becomes four times as slender, since l/D_r rises by a factor of four.</w:t>
        </w:r>
      </w:ins>
    </w:p>
    <w:p>
      <w:pPr>
        <w:rPr>
          <w:ins w:id="1732" w:author="Chapter 1 revision" w:date="2026-09-02T00:00:00Z"/>
        </w:rPr>
      </w:pPr>
      <w:ins w:id="1733" w:author="Chapter 1 revision" w:date="2026-09-02T00:00:00Z">
        <w:r>
          <w:t xml:space="preserve">The loss consequences are not what the fixed-geometry exponents suggest. Windage is unchanged: substituting r_r ∝ Ω⁻¹ and l ∝ Ω into equation (1.5) gives P_w ∝ Ω⁻⁴·Ω·Ω³ = Ω⁰. The physical reading is more transparent than the algebra — windage is the product of a shear stress set by tip speed, a rotor surface area proportional to D_r·l, and the tip speed itself; along this path the tip speed is fixed by definition and the surface area is preserved, because the diameter reduction and length increase cancel exactly. Iron loss doubles rather than quadruples, because loss per unit mass rises as f₁² while iron mass falls with the halving active volume. Direct-current copper loss is unchanged, since at constant electric loading and current density the copper volume scales with D_r·l. Alternating-current effects do grow with frequency, but the ohmic baseline does not move.</w:t>
        </w:r>
      </w:ins>
    </w:p>
    <w:p>
      <w:pPr>
        <w:rPr>
          <w:ins w:id="1734" w:author="Chapter 1 revision" w:date="2026-09-02T00:00:00Z"/>
        </w:rPr>
      </w:pPr>
      <w:ins w:id="1735" w:author="Chapter 1 revision" w:date="2026-09-02T00:00:00Z">
        <w:r>
          <w:t xml:space="preserve">Total loss therefore grows only through the iron, and grows sub-linearly. On this path a speed doubling buys a halving of volume for a modest efficiency penalty. If this were the whole story there would be no upper limit worth discussing.</w:t>
        </w:r>
      </w:ins>
    </w:p>
    <w:p>
      <w:pPr>
        <w:rPr>
          <w:del w:id="1736" w:author="Chapter 1 revision" w:date="2026-09-02T00:00:00Z"/>
        </w:rPr>
      </w:pPr>
      <w:del w:id="1737" w:author="Chapter 1 revision" w:date="2026-09-02T00:00:00Z">
        <w:r>
          <w:delText xml:space="preserve">The transition to high speed changes the dominant loss mechanisms within the machine. Dimensional analysis shows that different losses scale at different rates:</w:delText>
        </w:r>
      </w:del>
    </w:p>
    <w:p>
      <w:pPr>
        <w:rPr>
          <w:del w:id="1738" w:author="Chapter 1 revision" w:date="2026-09-02T00:00:00Z"/>
        </w:rPr>
      </w:pPr>
      <w:del w:id="1739" w:author="Chapter 1 revision" w:date="2026-09-02T00:00:00Z">
        <w:r>
          <w:delText xml:space="preserve">Copper Losses (PCu): with proper conductor arrangements, these are relatively independent of speed, scaling primarily with the current density and winding volume.</w:delText>
        </w:r>
      </w:del>
    </w:p>
    <w:p>
      <w:pPr>
        <w:rPr>
          <w:del w:id="1740" w:author="Chapter 1 revision" w:date="2026-09-02T00:00:00Z"/>
        </w:rPr>
      </w:pPr>
      <w:del w:id="1741" w:author="Chapter 1 revision" w:date="2026-09-02T00:00:00Z">
        <w:r>
          <w:delText xml:space="preserve">Iron Losses (PFe): These scale with f1.5...2. Since f ∝Ω, iron losses grow quadratically with speed, becoming the dominant electromagnetic loss.</w:delText>
        </w:r>
      </w:del>
    </w:p>
    <w:p>
      <w:pPr>
        <w:rPr>
          <w:del w:id="1742" w:author="Chapter 1 revision" w:date="2026-09-02T00:00:00Z"/>
        </w:rPr>
      </w:pPr>
      <w:del w:id="1743" w:author="Chapter 1 revision" w:date="2026-09-02T00:00:00Z">
        <w:r>
          <w:delText xml:space="preserve">Windage Losses (Pwnd): As noted in section 1.3.3, these scale with Ω 3 and D4.</w:delText>
        </w:r>
      </w:del>
    </w:p>
    <w:p>
      <w:pPr>
        <w:rPr>
          <w:del w:id="1744" w:author="Chapter 1 revision" w:date="2026-09-02T00:00:00Z"/>
        </w:rPr>
      </w:pPr>
      <w:del w:id="1745" w:author="Chapter 1 revision" w:date="2026-09-02T00:00:00Z">
        <w:r>
          <w:delText xml:space="preserve">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delText>
        </w:r>
      </w:del>
    </w:p>
    <w:p>
      <w:pPr>
        <w:pStyle w:val="Heading3"/>
      </w:pPr>
      <w:r>
        <w:t xml:space="preserve">1.5.4 </w:t>
      </w:r>
      <w:del w:id="1746" w:author="Chapter 1 revision" w:date="2026-09-02T00:00:00Z">
        <w:r>
          <w:delText xml:space="preserve">Thermal scaling: The square-cube conflict </w:delText>
        </w:r>
      </w:del>
      <w:ins w:id="1747" w:author="Chapter 1 revision" w:date="2026-09-02T00:00:00Z">
        <w:r>
          <w:t xml:space="preserve">What actually stops the process </w:t>
        </w:r>
      </w:ins>
    </w:p>
    <w:p>
      <w:pPr>
        <w:rPr>
          <w:ins w:id="1748" w:author="Chapter 1 revision" w:date="2026-09-02T00:00:00Z"/>
        </w:rPr>
      </w:pPr>
      <w:ins w:id="1749" w:author="Chapter 1 revision" w:date="2026-09-02T00:00:00Z">
        <w:r>
          <w:t xml:space="preserve">The limit is rotordynamic, and it is severe. Substituting r_r ∝ Ω⁻¹ and l ∝ Ω into equation (1.4) gives</w:t>
        </w:r>
      </w:ins>
    </w:p>
    <w:p>
      <w:pPr>
        <w:rPr>
          <w:ins w:id="1750" w:author="Chapter 1 revision" w:date="2026-09-02T00:00:00Z"/>
        </w:rPr>
      </w:pPr>
      <w:ins w:id="1751" w:author="Chapter 1 revision" w:date="2026-09-02T00:00:00Z">
        <w:r>
          <w:t xml:space="preserve">n_cr ∝ Ω⁻¹ / Ω² = Ω⁻³ (1.8)</w:t>
        </w:r>
      </w:ins>
    </w:p>
    <w:p>
      <w:pPr>
        <w:rPr>
          <w:ins w:id="1752" w:author="Chapter 1 revision" w:date="2026-09-02T00:00:00Z"/>
        </w:rPr>
      </w:pPr>
      <w:ins w:id="1753" w:author="Chapter 1 revision" w:date="2026-09-02T00:00:00Z">
        <w:r>
          <w:t xml:space="preserve">The first bending critical speed falls as the cube of the design speed while the operating speed rises linearly, so the ratio scales as</w:t>
        </w:r>
      </w:ins>
    </w:p>
    <w:p>
      <w:pPr>
        <w:rPr>
          <w:ins w:id="1754" w:author="Chapter 1 revision" w:date="2026-09-02T00:00:00Z"/>
        </w:rPr>
      </w:pPr>
      <w:ins w:id="1755" w:author="Chapter 1 revision" w:date="2026-09-02T00:00:00Z">
        <w:r>
          <w:t xml:space="preserve">n_op / n_cr ∝ Ω⁴ (1.9)</w:t>
        </w:r>
      </w:ins>
    </w:p>
    <w:p>
      <w:pPr>
        <w:rPr>
          <w:ins w:id="1756" w:author="Chapter 1 revision" w:date="2026-09-02T00:00:00Z"/>
        </w:rPr>
      </w:pPr>
      <w:ins w:id="1757" w:author="Chapter 1 revision" w:date="2026-09-02T00:00:00Z">
        <w:r>
          <w:t xml:space="preserve">A doubling of design speed degrades the rotordynamic margin by a factor of sixteen. This is why high-speed machines run supercritically: not by choice, but because along the only path that respects the material limit, the critical speed collapses far faster than the operating speed rises.</w:t>
        </w:r>
      </w:ins>
    </w:p>
    <w:p>
      <w:pPr>
        <w:rPr>
          <w:ins w:id="1758" w:author="Chapter 1 revision" w:date="2026-09-02T00:00:00Z"/>
        </w:rPr>
      </w:pPr>
      <w:ins w:id="1759" w:author="Chapter 1 revision" w:date="2026-09-02T00:00:00Z">
        <w:r>
          <w:t xml:space="preserve">Equations (1.8) and (1.9) are idealised — a real rotor is not a uniform beam, bearing span exceeds active length, and shaft extensions add outboard mass — and the exponents should be read as indicating the severity of the trend rather than as design values. But the trend governs practice, and it is the reason rotor mechanical design cannot be left until the electromagnetic design is complete.</w:t>
        </w:r>
      </w:ins>
    </w:p>
    <w:p>
      <w:pPr>
        <w:rPr>
          <w:ins w:id="1760" w:author="Chapter 1 revision" w:date="2026-09-02T00:00:00Z"/>
        </w:rPr>
      </w:pPr>
      <w:ins w:id="1761" w:author="Chapter 1 revision" w:date="2026-09-02T00:00:00Z">
        <w:r>
          <w:t xml:space="preserve">[Figure 1.6 near here]</w:t>
        </w:r>
      </w:ins>
    </w:p>
    <w:p>
      <w:pPr>
        <w:rPr>
          <w:ins w:id="1762" w:author="Chapter 1 revision" w:date="2026-09-02T00:00:00Z"/>
        </w:rPr>
      </w:pPr>
      <w:ins w:id="1763" w:author="Chapter 1 revision" w:date="2026-09-02T00:00:00Z">
        <w:r>
          <w:t xml:space="preserve">Figure 1.6 Divergence of operating speed and first bending critical speed along the tip-speed-limited path. The rotordynamic margin degrades as the fourth power of the speed multiplier.</w:t>
        </w:r>
      </w:ins>
    </w:p>
    <w:p>
      <w:pPr>
        <w:rPr>
          <w:del w:id="1764" w:author="Chapter 1 revision" w:date="2026-09-02T00:00:00Z"/>
        </w:rPr>
      </w:pPr>
      <w:del w:id="1765" w:author="Chapter 1 revision" w:date="2026-09-02T00:00:00Z">
        <w:r>
          <w:delText xml:space="preserve">Perhaps the most challenging scaling law is the relationship between heat generation and heat dissipation.</w:delText>
        </w:r>
      </w:del>
    </w:p>
    <w:p>
      <w:pPr>
        <w:rPr>
          <w:del w:id="1766" w:author="Chapter 1 revision" w:date="2026-09-02T00:00:00Z"/>
        </w:rPr>
      </w:pPr>
      <w:del w:id="1767" w:author="Chapter 1 revision" w:date="2026-09-02T00:00:00Z">
        <w:r>
          <w:delText xml:space="preserve">Heat Generation (Qgen): In a high-speed machine, losses are concentrated in a small volume (V ∝ D3).</w:delText>
        </w:r>
      </w:del>
    </w:p>
    <w:p>
      <w:pPr>
        <w:rPr>
          <w:del w:id="1768" w:author="Chapter 1 revision" w:date="2026-09-02T00:00:00Z"/>
        </w:rPr>
      </w:pPr>
      <w:del w:id="1769" w:author="Chapter 1 revision" w:date="2026-09-02T00:00:00Z">
        <w:r>
          <w:delText xml:space="preserve">Heat Dissipation (Qdis): The ability to remove heat depends on the cooling surface area (S ∝ D2).</w:delText>
        </w:r>
      </w:del>
    </w:p>
    <w:p>
      <w:pPr>
        <w:rPr>
          <w:del w:id="1770" w:author="Chapter 1 revision" w:date="2026-09-02T00:00:00Z"/>
        </w:rPr>
      </w:pPr>
      <w:del w:id="1771" w:author="Chapter 1 revision" w:date="2026-09-02T00:00:00Z">
        <w:r>
          <w:delText xml:space="preserve">As we scale a machine down to reach higher speeds, the ratio of Loss/Surface Area increases linearly with 1/D. This means that a smaller, faster machine will always be harder to cool than a larger, slower one of the same power. This scaling law is what necessitates the move from simple air cooling to advanced liquid-jacket cooling or direct cooling in high-specific-power HS machines. Table 1.3 summarizes the scaling trends.</w:delText>
        </w:r>
      </w:del>
    </w:p>
    <w:p>
      <w:pPr>
        <w:pStyle w:val="Heading3"/>
      </w:pPr>
      <w:del w:id="1772" w:author="Chapter 1 revision" w:date="2026-09-02T00:00:00Z">
        <w:r>
          <w:delText xml:space="preserve">Table 1.3 Summary of scaling trends </w:delText>
        </w:r>
      </w:del>
      <w:ins w:id="1773" w:author="Chapter 1 revision" w:date="2026-09-02T00:00:00Z">
        <w:r>
          <w:t xml:space="preserve">1.5.5 Path (c) and the corrected scaling table </w:t>
        </w:r>
      </w:ins>
    </w:p>
    <w:p>
      <w:pPr>
        <w:rPr>
          <w:ins w:id="1774" w:author="Chapter 1 revision" w:date="2026-09-02T00:00:00Z"/>
        </w:rPr>
      </w:pPr>
      <w:ins w:id="1775" w:author="Chapter 1 revision" w:date="2026-09-02T00:00:00Z">
        <w:r>
          <w:t xml:space="preserve">Because equation (1.9) forbids unlimited slenderness, real designs cap the active length and accept a compromise elsewhere. If length may grow by only 50 per cent when speed doubles, preserving the rating through equation (1.7) requires a rotor diameter of 0.58 rather than 0.50 times the original, and tip speed rises by 32 per cent — the machine is pushed a third past its previous stress level, which must be recovered by a stronger material, a thicker sleeve or a reduced rating. Every quantity then lands between the two extremes, as Table 1.3 shows.</w:t>
        </w:r>
      </w:ins>
    </w:p>
    <w:p>
      <w:pPr>
        <w:rPr>
          <w:ins w:id="1776" w:author="Chapter 1 revision" w:date="2026-09-02T00:00:00Z"/>
        </w:rPr>
      </w:pPr>
      <w:ins w:id="1777" w:author="Chapter 1 revision" w:date="2026-09-02T00:00:00Z">
        <w:r>
          <w:t xml:space="preserve">Table 1.3 Factor change in principal design quantities for a doubling of rotational speed, along three design paths. Rated power is constant on paths (b) and (c) and doubles on path (a).</w:t>
        </w:r>
      </w:ins>
    </w:p>
    <w:p>
      <w:pPr>
        <w:rPr>
          <w:ins w:id="1778" w:author="Chapter 1 revision" w:date="2026-09-02T00:00:00Z"/>
        </w:rPr>
      </w:pPr>
      <w:ins w:id="1779" w:author="Chapter 1 revision" w:date="2026-09-02T00:00:00Z">
        <w:r>
          <w:t xml:space="preserve">Quantity | (a) fixed geometry | (b) tip-speed limited | (c) length capped</w:t>
        </w:r>
      </w:ins>
    </w:p>
    <w:p>
      <w:pPr>
        <w:rPr>
          <w:ins w:id="1780" w:author="Chapter 1 revision" w:date="2026-09-02T00:00:00Z"/>
        </w:rPr>
      </w:pPr>
      <w:ins w:id="1781" w:author="Chapter 1 revision" w:date="2026-09-02T00:00:00Z">
        <w:r>
          <w:t xml:space="preserve">Rotor diameter | 1.00 | 0.50 | 0.58</w:t>
        </w:r>
      </w:ins>
    </w:p>
    <w:p>
      <w:pPr>
        <w:rPr>
          <w:ins w:id="1782" w:author="Chapter 1 revision" w:date="2026-09-02T00:00:00Z"/>
        </w:rPr>
      </w:pPr>
      <w:ins w:id="1783" w:author="Chapter 1 revision" w:date="2026-09-02T00:00:00Z">
        <w:r>
          <w:t xml:space="preserve">Active length | 1.00 | 2.00 | 1.50</w:t>
        </w:r>
      </w:ins>
    </w:p>
    <w:p>
      <w:pPr>
        <w:rPr>
          <w:ins w:id="1784" w:author="Chapter 1 revision" w:date="2026-09-02T00:00:00Z"/>
        </w:rPr>
      </w:pPr>
      <w:ins w:id="1785" w:author="Chapter 1 revision" w:date="2026-09-02T00:00:00Z">
        <w:r>
          <w:t xml:space="preserve">l/D_r ratio | 1.00 | 4.00 | 2.60</w:t>
        </w:r>
      </w:ins>
    </w:p>
    <w:p>
      <w:pPr>
        <w:rPr>
          <w:ins w:id="1786" w:author="Chapter 1 revision" w:date="2026-09-02T00:00:00Z"/>
        </w:rPr>
      </w:pPr>
      <w:ins w:id="1787" w:author="Chapter 1 revision" w:date="2026-09-02T00:00:00Z">
        <w:r>
          <w:t xml:space="preserve">Active volume | 1.00 | 0.50 | 0.58</w:t>
        </w:r>
      </w:ins>
    </w:p>
    <w:p>
      <w:pPr>
        <w:rPr>
          <w:del w:id="1788" w:author="Chapter 1 revision" w:date="2026-09-02T00:00:00Z"/>
        </w:rPr>
      </w:pPr>
      <w:del w:id="1789" w:author="Chapter 1 revision" w:date="2026-09-02T00:00:00Z">
        <w:r>
          <w:delText xml:space="preserve">Parameter | Scaling Formula | Impact of Doubling Speed (Ω)</w:delText>
        </w:r>
      </w:del>
    </w:p>
    <w:p>
      <w:pPr>
        <w:rPr>
          <w:del w:id="1790" w:author="Chapter 1 revision" w:date="2026-09-02T00:00:00Z"/>
        </w:rPr>
      </w:pPr>
      <w:del w:id="1791" w:author="Chapter 1 revision" w:date="2026-09-02T00:00:00Z">
        <w:r>
          <w:delText xml:space="preserve">Power P | D3Ω | Constant (if D is reduced)</w:delText>
        </w:r>
      </w:del>
    </w:p>
    <w:p>
      <w:pPr/>
      <w:r>
        <w:t xml:space="preserve">Centrifugal </w:t>
      </w:r>
      <w:del w:id="1792" w:author="Chapter 1 revision" w:date="2026-09-02T00:00:00Z">
        <w:r>
          <w:delText xml:space="preserve">Stress (σmec) | D2Ω 2 | Constant (if vtip is fixed) </w:delText>
        </w:r>
      </w:del>
      <w:ins w:id="1793" w:author="Chapter 1 revision" w:date="2026-09-02T00:00:00Z">
        <w:r>
          <w:t xml:space="preserve">stress | 4.00 | 1.00 | 1.33 </w:t>
        </w:r>
      </w:ins>
    </w:p>
    <w:p>
      <w:pPr>
        <w:rPr>
          <w:ins w:id="1794" w:author="Chapter 1 revision" w:date="2026-09-02T00:00:00Z"/>
        </w:rPr>
      </w:pPr>
      <w:ins w:id="1795" w:author="Chapter 1 revision" w:date="2026-09-02T00:00:00Z">
        <w:r>
          <w:t xml:space="preserve">Fundamental frequency | 2.00 | 2.00 | 2.00</w:t>
        </w:r>
      </w:ins>
    </w:p>
    <w:p>
      <w:pPr>
        <w:rPr>
          <w:ins w:id="1796" w:author="Chapter 1 revision" w:date="2026-09-02T00:00:00Z"/>
        </w:rPr>
      </w:pPr>
      <w:ins w:id="1797" w:author="Chapter 1 revision" w:date="2026-09-02T00:00:00Z">
        <w:r>
          <w:t xml:space="preserve">DC copper loss | 1.00 | 1.00 | 0.87</w:t>
        </w:r>
      </w:ins>
    </w:p>
    <w:p>
      <w:pPr/>
      <w:r>
        <w:t xml:space="preserve">Iron </w:t>
      </w:r>
      <w:del w:id="1798" w:author="Chapter 1 revision" w:date="2026-09-02T00:00:00Z">
        <w:r>
          <w:delText xml:space="preserve">Loss (PFe) | f 2 | Increases by 4x </w:delText>
        </w:r>
      </w:del>
      <w:ins w:id="1799" w:author="Chapter 1 revision" w:date="2026-09-02T00:00:00Z">
        <w:r>
          <w:t xml:space="preserve">loss | 4.00 | 2.00 | 2.00 </w:t>
        </w:r>
      </w:ins>
    </w:p>
    <w:p>
      <w:pPr/>
      <w:r>
        <w:t xml:space="preserve">Windage </w:t>
      </w:r>
      <w:del w:id="1800" w:author="Chapter 1 revision" w:date="2026-09-02T00:00:00Z">
        <w:r>
          <w:delText xml:space="preserve">Loss (Pwnd) | Ω 3 | Increases by 8x </w:delText>
        </w:r>
      </w:del>
      <w:ins w:id="1801" w:author="Chapter 1 revision" w:date="2026-09-02T00:00:00Z">
        <w:r>
          <w:t xml:space="preserve">loss | 8.00 | 1.00 | 1.33 </w:t>
        </w:r>
      </w:ins>
    </w:p>
    <w:p>
      <w:pPr>
        <w:rPr>
          <w:ins w:id="1802" w:author="Chapter 1 revision" w:date="2026-09-02T00:00:00Z"/>
        </w:rPr>
      </w:pPr>
      <w:ins w:id="1803" w:author="Chapter 1 revision" w:date="2026-09-02T00:00:00Z">
        <w:r>
          <w:t xml:space="preserve">Rotor surface area | 1.00 | 1.00 | 0.87</w:t>
        </w:r>
      </w:ins>
    </w:p>
    <w:p>
      <w:pPr>
        <w:rPr>
          <w:ins w:id="1804" w:author="Chapter 1 revision" w:date="2026-09-02T00:00:00Z"/>
        </w:rPr>
      </w:pPr>
      <w:ins w:id="1805" w:author="Chapter 1 revision" w:date="2026-09-02T00:00:00Z">
        <w:r>
          <w:t xml:space="preserve">First critical speed | 1.00 | 0.125 | 0.257</w:t>
        </w:r>
      </w:ins>
    </w:p>
    <w:p>
      <w:pPr>
        <w:rPr>
          <w:ins w:id="1806" w:author="Chapter 1 revision" w:date="2026-09-02T00:00:00Z"/>
        </w:rPr>
      </w:pPr>
      <w:ins w:id="1807" w:author="Chapter 1 revision" w:date="2026-09-02T00:00:00Z">
        <w:r>
          <w:t xml:space="preserve">n_op / n_cr | 2.00 | 16.00 | 7.79</w:t>
        </w:r>
      </w:ins>
    </w:p>
    <w:p>
      <w:pPr>
        <w:rPr>
          <w:ins w:id="1808" w:author="Chapter 1 revision" w:date="2026-09-02T00:00:00Z"/>
        </w:rPr>
      </w:pPr>
      <w:ins w:id="1809" w:author="Chapter 1 revision" w:date="2026-09-02T00:00:00Z">
        <w:r>
          <w:t xml:space="preserve">[Figure 1.7 near here]</w:t>
        </w:r>
      </w:ins>
    </w:p>
    <w:p>
      <w:pPr>
        <w:rPr>
          <w:ins w:id="1810" w:author="Chapter 1 revision" w:date="2026-09-02T00:00:00Z"/>
        </w:rPr>
      </w:pPr>
      <w:ins w:id="1811" w:author="Chapter 1 revision" w:date="2026-09-02T00:00:00Z">
        <w:r>
          <w:t xml:space="preserve">Figure 1.7 The same speed doubling evaluated along the three design paths of Table 1.3.</w:t>
        </w:r>
      </w:ins>
    </w:p>
    <w:p>
      <w:pPr>
        <w:rPr>
          <w:ins w:id="1812" w:author="Chapter 1 revision" w:date="2026-09-02T00:00:00Z"/>
        </w:rPr>
      </w:pPr>
      <w:ins w:id="1813" w:author="Chapter 1 revision" w:date="2026-09-02T00:00:00Z">
        <w:r>
          <w:t xml:space="preserve">Three conclusions follow. The loss penalty of high speed is smaller than commonly claimed, provided the machine is genuinely redesigned rather than overspeed. The rotordynamic penalty is far larger than commonly claimed, and it is the mechanism that actually terminates the pursuit of speed. And the exponent one should quote depends entirely on the question being asked — a table of exponents with no stated path is not a design tool, which is why the path is explicit in every column of Table 1.3.</w:t>
        </w:r>
      </w:ins>
    </w:p>
    <w:p>
      <w:pPr>
        <w:rPr>
          <w:ins w:id="1814" w:author="Chapter 1 revision" w:date="2026-09-02T00:00:00Z"/>
        </w:rPr>
      </w:pPr>
      <w:ins w:id="1815" w:author="Chapter 1 revision" w:date="2026-09-02T00:00:00Z">
        <w:r>
          <w:t xml:space="preserve">A note on thermal scaling is warranted here, because the square–cube law is frequently invoked in this context. That argument — losses scale with volume, cooling with surface area, so the ratio degrades as the machine shrinks — is correct only for a machine scaled isotropically. High-speed machines are not scaled isotropically: the tip-speed limit forces the rotor to shrink radially while growing axially, and under that anisotropic scaling the rotor surface area is very nearly preserved, as Table 1.3 shows. The thermal problem at high speed is real, but it is not the square–cube law. What does degrade is stator loss density and the length of the conduction path from rotor to coolant, the rotor being thermally isolated by an air gap whose conductance is poor and largely independent of stator cooling effort.</w:t>
        </w:r>
      </w:ins>
    </w:p>
    <w:p>
      <w:pPr>
        <w:rPr>
          <w:del w:id="1816" w:author="Chapter 1 revision" w:date="2026-09-02T00:00:00Z"/>
        </w:rPr>
      </w:pPr>
      <w:del w:id="1817" w:author="Chapter 1 revision" w:date="2026-09-02T00:00:00Z">
        <w:r>
          <w:delText xml:space="preserve">Cooling Difficulty | Loss / D2 | Increases significantly</w:delText>
        </w:r>
      </w:del>
    </w:p>
    <w:p>
      <w:pPr>
        <w:rPr>
          <w:del w:id="1818" w:author="Chapter 1 revision" w:date="2026-09-02T00:00:00Z"/>
        </w:rPr>
      </w:pPr>
      <w:del w:id="1819" w:author="Chapter 1 revision" w:date="2026-09-02T00:00:00Z">
        <w:r>
          <w:delText xml:space="preserve">By understanding these scaling laws, the designer can identify the sweet spot for a specific application, balancing the desire for a small, light machine against the harsh realities of mechanical stress, exponential losses, and thermal density.</w:delText>
        </w:r>
      </w:del>
    </w:p>
    <w:p>
      <w:pPr>
        <w:pStyle w:val="Heading2"/>
      </w:pPr>
      <w:r>
        <w:t xml:space="preserve">1.6 </w:t>
      </w:r>
      <w:del w:id="1820" w:author="Chapter 1 revision" w:date="2026-09-02T00:00:00Z">
        <w:r>
          <w:delText xml:space="preserve">Summary: </w:delText>
        </w:r>
      </w:del>
      <w:r>
        <w:t xml:space="preserve">Framing the Design Challenges Ahead </w:t>
      </w:r>
    </w:p>
    <w:p>
      <w:pPr>
        <w:pStyle w:val="Heading3"/>
        <w:rPr>
          <w:ins w:id="1821" w:author="Chapter 1 revision" w:date="2026-09-02T00:00:00Z"/>
        </w:rPr>
      </w:pPr>
      <w:ins w:id="1822" w:author="Chapter 1 revision" w:date="2026-09-02T00:00:00Z">
        <w:r>
          <w:t xml:space="preserve">1.6.1 Three constraints and a gate</w:t>
        </w:r>
      </w:ins>
    </w:p>
    <w:p>
      <w:pPr/>
      <w:del w:id="1823" w:author="Chapter 1 revision" w:date="2026-09-02T00:00:00Z">
        <w:r>
          <w:delText xml:space="preserve">As we conclude this introduction, it becomes clear that high-speed electrical </w:delText>
        </w:r>
      </w:del>
      <w:ins w:id="1824" w:author="Chapter 1 revision" w:date="2026-09-02T00:00:00Z">
        <w:r>
          <w:t xml:space="preserve">High-speed </w:t>
        </w:r>
      </w:ins>
      <w:r>
        <w:t xml:space="preserve">machine design is not </w:t>
      </w:r>
      <w:del w:id="1825" w:author="Chapter 1 revision" w:date="2026-09-02T00:00:00Z">
        <w:r>
          <w:delText xml:space="preserve">merely </w:delText>
        </w:r>
      </w:del>
      <w:r>
        <w:t xml:space="preserve">an extension of conventional </w:t>
      </w:r>
      <w:del w:id="1826" w:author="Chapter 1 revision" w:date="2026-09-02T00:00:00Z">
        <w:r>
          <w:delText xml:space="preserve">machine </w:delText>
        </w:r>
      </w:del>
      <w:r>
        <w:t xml:space="preserve">design to higher </w:t>
      </w:r>
      <w:del w:id="1827" w:author="Chapter 1 revision" w:date="2026-09-02T00:00:00Z">
        <w:r>
          <w:delText xml:space="preserve">frequencies. </w:delText>
        </w:r>
      </w:del>
      <w:ins w:id="1828" w:author="Chapter 1 revision" w:date="2026-09-02T00:00:00Z">
        <w:r>
          <w:t xml:space="preserve">frequency. </w:t>
        </w:r>
      </w:ins>
      <w:r>
        <w:t xml:space="preserve">It is a distinct </w:t>
      </w:r>
      <w:del w:id="1829" w:author="Chapter 1 revision" w:date="2026-09-02T00:00:00Z">
        <w:r>
          <w:delText xml:space="preserve">engineering discipline </w:delText>
        </w:r>
      </w:del>
      <w:ins w:id="1830" w:author="Chapter 1 revision" w:date="2026-09-02T00:00:00Z">
        <w:r>
          <w:t xml:space="preserve">discipline, </w:t>
        </w:r>
      </w:ins>
      <w:r>
        <w:t xml:space="preserve">defined by the collapse of safety margins and the </w:t>
      </w:r>
      <w:del w:id="1831" w:author="Chapter 1 revision" w:date="2026-09-02T00:00:00Z">
        <w:r>
          <w:delText xml:space="preserve">intense coupling of disparate physical domains. To succeed in this field, the designer must navigate what can be described as the "high-speed trilemma." </w:delText>
        </w:r>
      </w:del>
      <w:ins w:id="1832" w:author="Chapter 1 revision" w:date="2026-09-02T00:00:00Z">
        <w:r>
          <w:t xml:space="preserve">strong coupling of physical domains that are normally treated separately. </w:t>
        </w:r>
      </w:ins>
    </w:p>
    <w:p>
      <w:pPr>
        <w:rPr>
          <w:ins w:id="1833" w:author="Chapter 1 revision" w:date="2026-09-02T00:00:00Z"/>
        </w:rPr>
      </w:pPr>
      <w:ins w:id="1834" w:author="Chapter 1 revision" w:date="2026-09-02T00:00:00Z">
        <w:r>
          <w:t xml:space="preserve">The mechanical, electromagnetic and thermal constraints bound a design space in which every edge is a trade-off. Mechanical reinforcement of a surface-magnet rotor adds effective air gap and degrades electromagnetic performance. Raising pole count to reduce mass raises frequency and loss density, degrading the thermal position. Adding cooling geometry to relieve the thermal position complicates the stator structure and lengthens the machine, degrading rotordynamic behaviour.</w:t>
        </w:r>
      </w:ins>
    </w:p>
    <w:p>
      <w:pPr>
        <w:rPr>
          <w:ins w:id="1835" w:author="Chapter 1 revision" w:date="2026-09-02T00:00:00Z"/>
        </w:rPr>
      </w:pPr>
      <w:ins w:id="1836" w:author="Chapter 1 revision" w:date="2026-09-02T00:00:00Z">
        <w:r>
          <w:t xml:space="preserve">Cutting across the space is the converter gate. As Section 1.4 established, it does not trade against the three constraints; it makes part of the space unreachable. Wide-bandgap semiconductors have raised the gate substantially and continue to, but they have not removed it.</w:t>
        </w:r>
      </w:ins>
    </w:p>
    <w:p>
      <w:pPr>
        <w:rPr>
          <w:ins w:id="1837" w:author="Chapter 1 revision" w:date="2026-09-02T00:00:00Z"/>
        </w:rPr>
      </w:pPr>
      <w:ins w:id="1838" w:author="Chapter 1 revision" w:date="2026-09-02T00:00:00Z">
        <w:r>
          <w:t xml:space="preserve">[Figure 1.8 near here]</w:t>
        </w:r>
      </w:ins>
    </w:p>
    <w:p>
      <w:pPr>
        <w:rPr>
          <w:ins w:id="1839" w:author="Chapter 1 revision" w:date="2026-09-02T00:00:00Z"/>
        </w:rPr>
      </w:pPr>
      <w:ins w:id="1840" w:author="Chapter 1 revision" w:date="2026-09-02T00:00:00Z">
        <w:r>
          <w:t xml:space="preserve">Figure 1.8 The high-speed design space. Three mutually competing constraints bound the feasible region; the converter gate renders part of it unreachable regardless of how the three are balanced.</w:t>
        </w:r>
      </w:ins>
    </w:p>
    <w:p>
      <w:pPr>
        <w:rPr>
          <w:del w:id="1841" w:author="Chapter 1 revision" w:date="2026-09-02T00:00:00Z"/>
        </w:rPr>
      </w:pPr>
      <w:del w:id="1842" w:author="Chapter 1 revision" w:date="2026-09-02T00:00:00Z">
        <w:r>
          <w:delText xml:space="preserve">[FIGURE]</w:delText>
        </w:r>
      </w:del>
    </w:p>
    <w:p>
      <w:pPr>
        <w:rPr>
          <w:del w:id="1843" w:author="Chapter 1 revision" w:date="2026-09-02T00:00:00Z"/>
        </w:rPr>
      </w:pPr>
      <w:del w:id="1844" w:author="Chapter 1 revision" w:date="2026-09-02T00:00:00Z">
        <w:r>
          <w:delText xml:space="preserve">Fig. 5 Caption</w:delText>
        </w:r>
      </w:del>
    </w:p>
    <w:p>
      <w:pPr>
        <w:pStyle w:val="Heading3"/>
      </w:pPr>
      <w:del w:id="1845" w:author="Chapter 1 revision" w:date="2026-09-02T00:00:00Z">
        <w:r>
          <w:delText xml:space="preserve">1.6.1 The high-speed trilemma </w:delText>
        </w:r>
      </w:del>
      <w:ins w:id="1846" w:author="Chapter 1 revision" w:date="2026-09-02T00:00:00Z">
        <w:r>
          <w:t xml:space="preserve">1.6.2 Relationship to conventional machine design </w:t>
        </w:r>
      </w:ins>
    </w:p>
    <w:p>
      <w:pPr>
        <w:rPr>
          <w:ins w:id="1847" w:author="Chapter 1 revision" w:date="2026-09-02T00:00:00Z"/>
        </w:rPr>
      </w:pPr>
      <w:ins w:id="1848" w:author="Chapter 1 revision" w:date="2026-09-02T00:00:00Z">
        <w:r>
          <w:t xml:space="preserve">This book assumes familiarity with conventional electrical machine design and does not repeat it. The reader is expected to know how a winding is laid out, how a magnetic circuit is dimensioned, how loadings are chosen and how a thermal network is assembled; these are treated comprehensively in the standard texts, to which reference is made throughout.</w:t>
        </w:r>
      </w:ins>
    </w:p>
    <w:p>
      <w:pPr>
        <w:rPr>
          <w:ins w:id="1849" w:author="Chapter 1 revision" w:date="2026-09-02T00:00:00Z"/>
        </w:rPr>
      </w:pPr>
      <w:ins w:id="1850" w:author="Chapter 1 revision" w:date="2026-09-02T00:00:00Z">
        <w:r>
          <w:t xml:space="preserve">What is treated here is the regime in which conventional practice stops being sufficient. In every chapter the question is the same: which familiar assumption fails at high speed, why, and what replaces it. Loss models fitted below 400 Hz do not extrapolate to 2 kHz. A slot conductor sized on direct-current resistance is wrong once the skin depth approaches its dimensions. A rotor designed to a static stress limit is not qualified against fatigue. A thermal network that ignores the air gap as a heat source misses one of the largest terms. And a design sequence that begins with electromagnetic sizing begins in the wrong place.</w:t>
        </w:r>
      </w:ins>
    </w:p>
    <w:p>
      <w:pPr>
        <w:rPr>
          <w:del w:id="1851" w:author="Chapter 1 revision" w:date="2026-09-02T00:00:00Z"/>
        </w:rPr>
      </w:pPr>
      <w:del w:id="1852" w:author="Chapter 1 revision" w:date="2026-09-02T00:00:00Z">
        <w:r>
          <w:delText xml:space="preserve">The design space is bounded by three competing forces that are in constant tension. A move to satisfy one frequently destabilizes the other two:</w:delText>
        </w:r>
      </w:del>
    </w:p>
    <w:p>
      <w:pPr>
        <w:rPr>
          <w:del w:id="1853" w:author="Chapter 1 revision" w:date="2026-09-02T00:00:00Z"/>
        </w:rPr>
      </w:pPr>
      <w:del w:id="1854" w:author="Chapter 1 revision" w:date="2026-09-02T00:00:00Z">
        <w:r>
          <w:delText xml:space="preserve">Mechanical Integrity: To survive the rΩ 2 wall, the rotor must be slender and reinforced. However, adding mechanical reinforcement (like a thick Carbon Fiber sleeve) increases the effective air gap, which cripples the Electromagnetic performance.</w:delText>
        </w:r>
      </w:del>
    </w:p>
    <w:p>
      <w:pPr>
        <w:rPr>
          <w:del w:id="1855" w:author="Chapter 1 revision" w:date="2026-09-02T00:00:00Z"/>
        </w:rPr>
      </w:pPr>
      <w:del w:id="1856" w:author="Chapter 1 revision" w:date="2026-09-02T00:00:00Z">
        <w:r>
          <w:delText xml:space="preserve">Electromagnetic Efficiency: To maximize power density and minimize mass, we push for higher pole counts and higher frequencies. This, however, leads to a massive increase in iron and windage losses, creating a Thermal load that the small physical size of the machine cannot easily dissipate.</w:delText>
        </w:r>
      </w:del>
    </w:p>
    <w:p>
      <w:pPr>
        <w:rPr>
          <w:del w:id="1857" w:author="Chapter 1 revision" w:date="2026-09-02T00:00:00Z"/>
        </w:rPr>
      </w:pPr>
      <w:del w:id="1858" w:author="Chapter 1 revision" w:date="2026-09-02T00:00:00Z">
        <w:r>
          <w:delText xml:space="preserve">Thermal Management: To remove the heat from concentrated losses, we need aggressive cooling. Yet, the inclusion of cooling channels or complex jacket geometries can compromise the Mechanical stiffness of the stator or increase the l/D ratio, leading to rotordynamic challenges.</w:delText>
        </w:r>
      </w:del>
    </w:p>
    <w:p>
      <w:pPr>
        <w:rPr>
          <w:del w:id="1859" w:author="Chapter 1 revision" w:date="2026-09-02T00:00:00Z"/>
        </w:rPr>
      </w:pPr>
      <w:del w:id="1860" w:author="Chapter 1 revision" w:date="2026-09-02T00:00:00Z">
        <w:r>
          <w:delText xml:space="preserve">This trilemma is further complicated by the power electronic interface. As we have seen, the choice of semiconductor (IGBT vs. SiC) acts as the gatekeeper, determining whether a low-pole industrial topology or a high-pole mobile topology is even feasible.</w:delText>
        </w:r>
      </w:del>
    </w:p>
    <w:p>
      <w:pPr>
        <w:pStyle w:val="Heading3"/>
      </w:pPr>
      <w:del w:id="1861" w:author="Chapter 1 revision" w:date="2026-09-02T00:00:00Z">
        <w:r>
          <w:delText xml:space="preserve">1.6.2 Roadmap of the Following Book Chapters </w:delText>
        </w:r>
      </w:del>
      <w:ins w:id="1862" w:author="Chapter 1 revision" w:date="2026-09-02T00:00:00Z">
        <w:r>
          <w:t xml:space="preserve">1.6.3 Plan of the chapters </w:t>
        </w:r>
      </w:ins>
    </w:p>
    <w:p>
      <w:pPr>
        <w:rPr>
          <w:del w:id="1863" w:author="Chapter 1 revision" w:date="2026-09-02T00:00:00Z"/>
        </w:rPr>
      </w:pPr>
      <w:del w:id="1864" w:author="Chapter 1 revision" w:date="2026-09-02T00:00:00Z">
        <w:r>
          <w:delText xml:space="preserve">This book is structured as a comprehensive journey through the multidisciplinary landscape of high-speed engineering. Following this introduction, the text is organized into six specialized parts, each addressing a critical pillar of the "High-Speed Trilemma."</w:delText>
        </w:r>
      </w:del>
    </w:p>
    <w:p>
      <w:pPr>
        <w:rPr>
          <w:del w:id="1865" w:author="Chapter 1 revision" w:date="2026-09-02T00:00:00Z"/>
        </w:rPr>
      </w:pPr>
      <w:del w:id="1866" w:author="Chapter 1 revision" w:date="2026-09-02T00:00:00Z">
        <w:r>
          <w:delText xml:space="preserve">Part I: Fundamentals and Machine Topologies</w:delText>
        </w:r>
      </w:del>
    </w:p>
    <w:p>
      <w:pPr/>
      <w:del w:id="1867" w:author="Chapter 1 revision" w:date="2026-09-02T00:00:00Z">
        <w:r>
          <w:delText xml:space="preserve">The first section establishes the electromagnetic "blueprints" for high-speed operation. Chapter 2 explores the induction machine, weighing the extreme robustness of solid rotors against the efficiency of laminated designs. Chapter 3 dives into reluctance-torque-based machines, addressing how their rotor simplicity aids in high-temperature survival, despite challenges in acoustic noise. Chapter 4 concludes the topologies section with permanent magnet synchronous machines, detailing the structural trade-offs between surface-mounted and interior magnet placements. </w:delText>
        </w:r>
      </w:del>
      <w:ins w:id="1868" w:author="Chapter 1 revision" w:date="2026-09-02T00:00:00Z">
        <w:r>
          <w:t xml:space="preserve">Part I — The high-speed design space. Chapter 2 surveys the applications, from gearless industrial compression to aerospace propulsion and e-turbocharging, and calibrates the classification criteria of Section 1.1.1 against a population of real machines. Chapter 3 compares the candidate topologies — solid-rotor and laminated induction machines, synchronous and PM-assisted reluctance machines, and surface- and interior-magnet synchronous machines — and treats the choice of winding at high fundamental frequency. </w:t>
        </w:r>
      </w:ins>
    </w:p>
    <w:p>
      <w:pPr>
        <w:rPr>
          <w:del w:id="1869" w:author="Chapter 1 revision" w:date="2026-09-02T00:00:00Z"/>
        </w:rPr>
      </w:pPr>
      <w:del w:id="1870" w:author="Chapter 1 revision" w:date="2026-09-02T00:00:00Z">
        <w:r>
          <w:delText xml:space="preserve">Part II: Electromagnetic Design and Analysis</w:delText>
        </w:r>
      </w:del>
    </w:p>
    <w:p>
      <w:pPr/>
      <w:del w:id="1871" w:author="Chapter 1 revision" w:date="2026-09-02T00:00:00Z">
        <w:r>
          <w:delText xml:space="preserve">With the topologies defined, we move into the granular physics of loss and efficiency. </w:delText>
        </w:r>
      </w:del>
      <w:ins w:id="1872" w:author="Chapter 1 revision" w:date="2026-09-02T00:00:00Z">
        <w:r>
          <w:t xml:space="preserve">Part II — Electromagnetic design. Chapter 4 develops the inverted sizing procedure, working from the mechanical and rotordynamic limits inward to the electromagnetic design, with worked examples for both paradigms. </w:t>
        </w:r>
      </w:ins>
      <w:r>
        <w:t xml:space="preserve">Chapter 5 addresses </w:t>
      </w:r>
      <w:del w:id="1873" w:author="Chapter 1 revision" w:date="2026-09-02T00:00:00Z">
        <w:r>
          <w:delText xml:space="preserve">the "AC Copper Loss" challenge, comparing Litz wire and form-wound conductors to mitigate skin and proximity effects. Chapter 6 provides a deep characterization of Iron Losses </w:delText>
        </w:r>
      </w:del>
      <w:ins w:id="1874" w:author="Chapter 1 revision" w:date="2026-09-02T00:00:00Z">
        <w:r>
          <w:t xml:space="preserve">alternating-current losses in the windings, comparing litz and form-wound conductors. Chapter 6 treats core and rotor losses </w:t>
        </w:r>
      </w:ins>
      <w:r>
        <w:t xml:space="preserve">in the kilohertz range, </w:t>
      </w:r>
      <w:del w:id="1875" w:author="Chapter 1 revision" w:date="2026-09-02T00:00:00Z">
        <w:r>
          <w:delText xml:space="preserve">while Chapter 7 focuses on Parasitic Losses, such as eddy currents in rotor sleeves and the necessity of magnet segmentation. </w:delText>
        </w:r>
      </w:del>
      <w:ins w:id="1876" w:author="Chapter 1 revision" w:date="2026-09-02T00:00:00Z">
        <w:r>
          <w:t xml:space="preserve">including the available soft magnetic materials and the manufacturing effects that degrade them. </w:t>
        </w:r>
      </w:ins>
    </w:p>
    <w:p>
      <w:pPr>
        <w:rPr>
          <w:del w:id="1877" w:author="Chapter 1 revision" w:date="2026-09-02T00:00:00Z"/>
        </w:rPr>
      </w:pPr>
      <w:del w:id="1878" w:author="Chapter 1 revision" w:date="2026-09-02T00:00:00Z">
        <w:r>
          <w:delText xml:space="preserve">Part III: Mechanical Design and Rotordynamics</w:delText>
        </w:r>
      </w:del>
    </w:p>
    <w:p>
      <w:pPr/>
      <w:del w:id="1879" w:author="Chapter 1 revision" w:date="2026-09-02T00:00:00Z">
        <w:r>
          <w:delText xml:space="preserve">This part addresses the rΩ 2 wall and the stability of the rotating assembly. Chapter 8 details Rotor Stress Analysis, comparing carbon fiber </w:delText>
        </w:r>
      </w:del>
      <w:ins w:id="1880" w:author="Chapter 1 revision" w:date="2026-09-02T00:00:00Z">
        <w:r>
          <w:t xml:space="preserve">Part III — Mechanical and thermal design. Chapter 7 develops rotor stress analysis and magnet retention, comparing carbon-fibre </w:t>
        </w:r>
      </w:ins>
      <w:r>
        <w:t xml:space="preserve">and metallic sleeves </w:t>
      </w:r>
      <w:del w:id="1881" w:author="Chapter 1 revision" w:date="2026-09-02T00:00:00Z">
        <w:r>
          <w:delText xml:space="preserve">for magnet retention. Chapter 9 provides the tools for Rotordynamic Control, including Campbell diagrams and the management of gyroscopic effects. Finally, Chapter 10 explores the Tribology of the system, from high-precision rolling elements to Active Magnetic Bearings (AMB) and air foil systems. </w:delText>
        </w:r>
      </w:del>
      <w:ins w:id="1882" w:author="Chapter 1 revision" w:date="2026-09-02T00:00:00Z">
        <w:r>
          <w:t xml:space="preserve">against interior-magnet bridge designs. Chapter 8 covers rotordynamics and bearing selection, and the vibration and acoustic behaviour that follows from both. Chapter 9 treats air-gap flow, windage and the thermal design of the complete machine. </w:t>
        </w:r>
      </w:ins>
    </w:p>
    <w:p>
      <w:pPr>
        <w:rPr>
          <w:ins w:id="1883" w:author="Chapter 1 revision" w:date="2026-09-02T00:00:00Z"/>
        </w:rPr>
      </w:pPr>
      <w:ins w:id="1884" w:author="Chapter 1 revision" w:date="2026-09-02T00:00:00Z">
        <w:r>
          <w:t xml:space="preserve">Part IV — Drive integration and delivery. Chapter 10 develops the converter interface, including insulation stress under fast switching and bearing currents. Chapter 11 addresses control at low modulation ratios, including position sensing and sensorless operation. Chapter 12 presents complete design case studies from both paradigms, together with test methods, loss segregation at high speed, and qualification practice.</w:t>
        </w:r>
      </w:ins>
    </w:p>
    <w:p>
      <w:pPr>
        <w:pStyle w:val="Heading2"/>
        <w:rPr>
          <w:ins w:id="1885" w:author="Chapter 1 revision" w:date="2026-09-02T00:00:00Z"/>
        </w:rPr>
      </w:pPr>
      <w:ins w:id="1886" w:author="Chapter 1 revision" w:date="2026-09-02T00:00:00Z">
        <w:r>
          <w:t xml:space="preserve">References</w:t>
        </w:r>
      </w:ins>
    </w:p>
    <w:p>
      <w:pPr>
        <w:rPr>
          <w:ins w:id="1887" w:author="Chapter 1 revision" w:date="2026-09-02T00:00:00Z"/>
        </w:rPr>
      </w:pPr>
      <w:ins w:id="1888" w:author="Chapter 1 revision" w:date="2026-09-02T00:00:00Z">
        <w:r>
          <w:t xml:space="preserve">[To be completed. Confirmed citation from the present draft:]</w:t>
        </w:r>
      </w:ins>
    </w:p>
    <w:p>
      <w:pPr>
        <w:rPr>
          <w:ins w:id="1889" w:author="Chapter 1 revision" w:date="2026-09-02T00:00:00Z"/>
        </w:rPr>
      </w:pPr>
      <w:ins w:id="1890" w:author="Chapter 1 revision" w:date="2026-09-02T00:00:00Z">
        <w:r>
          <w:t xml:space="preserve">El Hajji, T., et al. (2024). Optimal design of high specific power electric machines for fully electric regional aircraft: a case study of 1 MW S-PMSM. Aerospace, 11(10), 820.</w:t>
        </w:r>
      </w:ins>
    </w:p>
    <w:p>
      <w:pPr>
        <w:rPr>
          <w:ins w:id="1891" w:author="Chapter 1 revision" w:date="2026-09-02T00:00:00Z"/>
        </w:rPr>
      </w:pPr>
      <w:ins w:id="1892" w:author="Chapter 1 revision" w:date="2026-09-02T00:00:00Z">
        <w:r>
          <w:t xml:space="preserve">[Citations still required, by location:]</w:t>
        </w:r>
      </w:ins>
    </w:p>
    <w:p>
      <w:pPr>
        <w:rPr>
          <w:ins w:id="1893" w:author="Chapter 1 revision" w:date="2026-09-02T00:00:00Z"/>
        </w:rPr>
      </w:pPr>
      <w:ins w:id="1894" w:author="Chapter 1 revision" w:date="2026-09-02T00:00:00Z">
        <w:r>
          <w:t xml:space="preserve">- §1.1.1 — primary source for the 150 m/s and n√P &gt; 100 000 thresholds, if a source earlier than El Hajji et al. is preferred.</w:t>
        </w:r>
      </w:ins>
    </w:p>
    <w:p>
      <w:pPr>
        <w:rPr>
          <w:ins w:id="1895" w:author="Chapter 1 revision" w:date="2026-09-02T00:00:00Z"/>
        </w:rPr>
      </w:pPr>
      <w:ins w:id="1896" w:author="Chapter 1 revision" w:date="2026-09-02T00:00:00Z">
        <w:r>
          <w:t xml:space="preserve">- §1.1.1 — Voltcar project reference for the machine data in Table 1.1.</w:t>
        </w:r>
      </w:ins>
    </w:p>
    <w:p>
      <w:pPr>
        <w:rPr>
          <w:ins w:id="1897" w:author="Chapter 1 revision" w:date="2026-09-02T00:00:00Z"/>
        </w:rPr>
      </w:pPr>
      <w:ins w:id="1898" w:author="Chapter 1 revision" w:date="2026-09-02T00:00:00Z">
        <w:r>
          <w:t xml:space="preserve">- §1.3.1 — solid-rotor peripheral speed capability; sleeve pre-stress design.</w:t>
        </w:r>
      </w:ins>
    </w:p>
    <w:p>
      <w:pPr>
        <w:rPr>
          <w:ins w:id="1899" w:author="Chapter 1 revision" w:date="2026-09-02T00:00:00Z"/>
        </w:rPr>
      </w:pPr>
      <w:ins w:id="1900" w:author="Chapter 1 revision" w:date="2026-09-02T00:00:00Z">
        <w:r>
          <w:t xml:space="preserve">- §1.3.2 — rotordynamic penalty of high l/D; bearing technology review.</w:t>
        </w:r>
      </w:ins>
    </w:p>
    <w:p>
      <w:pPr>
        <w:rPr>
          <w:ins w:id="1901" w:author="Chapter 1 revision" w:date="2026-09-02T00:00:00Z"/>
        </w:rPr>
      </w:pPr>
      <w:ins w:id="1902" w:author="Chapter 1 revision" w:date="2026-09-02T00:00:00Z">
        <w:r>
          <w:t xml:space="preserve">- §1.3.3 — Taylor–Couette friction coefficient correlations.</w:t>
        </w:r>
      </w:ins>
    </w:p>
    <w:p>
      <w:pPr>
        <w:rPr>
          <w:ins w:id="1903" w:author="Chapter 1 revision" w:date="2026-09-02T00:00:00Z"/>
        </w:rPr>
      </w:pPr>
      <w:ins w:id="1904" w:author="Chapter 1 revision" w:date="2026-09-02T00:00:00Z">
        <w:r>
          <w:t xml:space="preserve">- §1.5.3 — equation (1.7), the machine sizing relation. Standard text reference.</w:t>
        </w:r>
      </w:ins>
    </w:p>
    <w:p>
      <w:pPr>
        <w:rPr>
          <w:ins w:id="1905" w:author="Chapter 1 revision" w:date="2026-09-02T00:00:00Z"/>
        </w:rPr>
      </w:pPr>
      <w:ins w:id="1906" w:author="Chapter 1 revision" w:date="2026-09-02T00:00:00Z">
        <w:r>
          <w:t xml:space="preserve">- §1.4.1 — m_f = 21 synchronous PWM threshold. Standard power electronics text.</w:t>
        </w:r>
      </w:ins>
    </w:p>
    <w:p>
      <w:pPr>
        <w:rPr>
          <w:ins w:id="1907" w:author="Chapter 1 revision" w:date="2026-09-02T00:00:00Z"/>
        </w:rPr>
      </w:pPr>
      <w:ins w:id="1908" w:author="Chapter 1 revision" w:date="2026-09-02T00:00:00Z">
        <w:r>
          <w:t xml:space="preserve">- §1.2.1 — industrial direct-drive efficiency and TCO data.</w:t>
        </w:r>
      </w:ins>
    </w:p>
    <w:p>
      <w:pPr>
        <w:rPr>
          <w:del w:id="1909" w:author="Chapter 1 revision" w:date="2026-09-02T00:00:00Z"/>
        </w:rPr>
      </w:pPr>
      <w:del w:id="1910" w:author="Chapter 1 revision" w:date="2026-09-02T00:00:00Z">
        <w:r>
          <w:delText xml:space="preserve">Part IV: Material Science for High-Speed Machines</w:delText>
        </w:r>
      </w:del>
    </w:p>
    <w:p>
      <w:pPr>
        <w:rPr>
          <w:del w:id="1911" w:author="Chapter 1 revision" w:date="2026-09-02T00:00:00Z"/>
        </w:rPr>
      </w:pPr>
      <w:del w:id="1912" w:author="Chapter 1 revision" w:date="2026-09-02T00:00:00Z">
        <w:r>
          <w:delText xml:space="preserve">The limits of the machine are often the limits of its materials. Chapter 11 discusses Soft Magnetic Materials, including ultra-thin CoFe laminations and amorphous metals. Chapter 12 focuses on the mechanical and thermal stability of Permanent Magnets, while Chapter 13 addresses the Insulation Systems required to survive the high du/dt stresses of modern inverters.</w:delText>
        </w:r>
      </w:del>
    </w:p>
    <w:p>
      <w:pPr>
        <w:rPr>
          <w:del w:id="1913" w:author="Chapter 1 revision" w:date="2026-09-02T00:00:00Z"/>
        </w:rPr>
      </w:pPr>
      <w:del w:id="1914" w:author="Chapter 1 revision" w:date="2026-09-02T00:00:00Z">
        <w:r>
          <w:delText xml:space="preserve">Part V: Thermal Management</w:delText>
        </w:r>
      </w:del>
    </w:p>
    <w:p>
      <w:pPr>
        <w:rPr>
          <w:del w:id="1915" w:author="Chapter 1 revision" w:date="2026-09-02T00:00:00Z"/>
        </w:rPr>
      </w:pPr>
      <w:del w:id="1916" w:author="Chapter 1 revision" w:date="2026-09-02T00:00:00Z">
        <w:r>
          <w:delText xml:space="preserve">Because high speed equates to high loss density, thermal design is paramount. Chapter 14 breaks down the physics of Aerodynamic and Windage Losses, including Taylor-Couette flow in the air gap. Chapter 15 presents Advanced Cooling Techniques, ranging from stator water jackets to direct in-slot cooling and hollow-shaft fluid circulation.</w:delText>
        </w:r>
      </w:del>
    </w:p>
    <w:p>
      <w:pPr>
        <w:rPr>
          <w:del w:id="1917" w:author="Chapter 1 revision" w:date="2026-09-02T00:00:00Z"/>
        </w:rPr>
      </w:pPr>
      <w:del w:id="1918" w:author="Chapter 1 revision" w:date="2026-09-02T00:00:00Z">
        <w:r>
          <w:delText xml:space="preserve">Part VI: System Integration, Control, and Reliability</w:delText>
        </w:r>
      </w:del>
    </w:p>
    <w:p>
      <w:pPr>
        <w:rPr>
          <w:del w:id="1919" w:author="Chapter 1 revision" w:date="2026-09-02T00:00:00Z"/>
        </w:rPr>
      </w:pPr>
      <w:del w:id="1920" w:author="Chapter 1 revision" w:date="2026-09-02T00:00:00Z">
        <w:r>
          <w:delText xml:space="preserve">The final section treats the machine as part of a larger, living system. Chapter 16 details the Power Electronics Interface, specifically the role of SiC and GaN devices. Chapter 17 addresses the complexities of sensorless control at high fundamental frequencies, while Chapter 18 tackles the specific NVH (Noise, Vibration, and Harshness) signatures of HS drives. The book concludes with Chapter 19, focused on Reliability and Testing, outlining the protocols for overspeed safety and the mitigation of bearing currents to ensure long-term survival in the field.</w:delText>
        </w:r>
      </w:del>
    </w:p>
    <w:p>
      <w:pPr>
        <w:rPr>
          <w:del w:id="1921" w:author="Chapter 1 revision" w:date="2026-09-02T00:00:00Z"/>
        </w:rPr>
      </w:pPr>
      <w:del w:id="1922" w:author="Chapter 1 revision" w:date="2026-09-02T00:00:00Z">
        <w:r>
          <w:delText xml:space="preserve">This roadmap ensures that whether the reader is an industrial designer seeking reliability or a traction engineer seeking power density, they have a clear path through the complex interdependencies of high-speed electrical machine design.</w:delText>
        </w:r>
      </w:de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Chang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Tracked Changes (word level): original draft → MINIMAL version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