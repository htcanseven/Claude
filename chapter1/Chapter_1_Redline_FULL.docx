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Chapter 1 — Tracked Changes: original draft → FULL version</w:t>
      </w:r>
    </w:p>
    <w:p>
      <w:r>
        <w:rPr>
          <w:i/>
          <w:color w:val="444444"/>
          <w:sz w:val="19"/>
        </w:rPr>
        <w:t>Word tracked-changes comparison of the original draft against the revised chapter. Open Review → Tracking and set the display to All Markup to step through every change; Accept and Reject work normally. Track Changes is left switched on, so any further edits are also recorded.</w:t>
      </w:r>
    </w:p>
    <w:p>
      <w:r>
        <w:rPr>
          <w:i/>
          <w:color w:val="444444"/>
          <w:sz w:val="19"/>
        </w:rPr>
        <w:t>The original draft stored Greek letters as Symbol-font characters and eight equations as Word equation objects. These have been resolved to plain Unicode on both sides so that they do not appear as spurious differences. Figures and tables are compared as text.</w:t>
      </w:r>
    </w:p>
    <w:p/>
    <w:p>
      <w:r>
        <w:rPr>
          <w:b/>
        </w:rPr>
        <w:t>Summary of changes in this version</w:t>
      </w:r>
    </w:p>
    <w:p>
      <w:pPr>
        <w:pStyle w:val="ListNumber"/>
      </w:pPr>
      <w:r>
        <w:rPr>
          <w:sz w:val="20"/>
        </w:rPr>
        <w:t>Scaling table corrected. The draft's table mixed a fixed-geometry path with a tip-speed-limited path in one set of rows. Along the tip-speed-limited constant-power path, windage loss is unchanged rather than 8x, and iron loss doubles rather than quadruples.</w:t>
      </w:r>
    </w:p>
    <w:p>
      <w:pPr>
        <w:pStyle w:val="ListNumber"/>
      </w:pPr>
      <w:r>
        <w:rPr>
          <w:sz w:val="20"/>
        </w:rPr>
        <w:t>Rotordynamic scaling added. The first bending critical speed falls as the cube of design speed while operating speed rises linearly, so the margin degrades as the fourth power: doubling the speed costs a factor of 16. This constraint was absent from the draft and is the one that actually limits attainable speed.</w:t>
      </w:r>
    </w:p>
    <w:p>
      <w:pPr>
        <w:pStyle w:val="ListNumber"/>
      </w:pPr>
      <w:r>
        <w:rPr>
          <w:sz w:val="20"/>
        </w:rPr>
        <w:t>Three design paths separated explicitly (fixed geometry, tip-speed limited, length capped), because a scaling exponent is undefined until one states what is held constant. Every column of the new table names its path.</w:t>
      </w:r>
    </w:p>
    <w:p>
      <w:pPr>
        <w:pStyle w:val="ListNumber"/>
      </w:pPr>
      <w:r>
        <w:rPr>
          <w:sz w:val="20"/>
        </w:rPr>
        <w:t>Square-cube thermal argument replaced. It assumes isotropic scaling, which high-speed machines do not follow: they shrink radially and grow axially, so rotor surface area is preserved.</w:t>
      </w:r>
    </w:p>
    <w:p>
      <w:pPr>
        <w:pStyle w:val="ListNumber"/>
      </w:pPr>
      <w:r>
        <w:rPr>
          <w:sz w:val="20"/>
        </w:rPr>
        <w:t>Centrifugal stress quantified. The draft's claim that a central bore doubles stress is now derived and worked through in MPa against a real proof stress.</w:t>
      </w:r>
    </w:p>
    <w:p>
      <w:pPr>
        <w:pStyle w:val="ListNumber"/>
      </w:pPr>
      <w:r>
        <w:rPr>
          <w:sz w:val="20"/>
        </w:rPr>
        <w:t>Two drafting artefacts removed from the fP passage ('without external resources provided...', '...in the current context'), which read as an AI tool commenting on its own retrieval limits.</w:t>
      </w:r>
    </w:p>
    <w:p>
      <w:pPr>
        <w:pStyle w:val="ListNumber"/>
      </w:pPr>
      <w:r>
        <w:rPr>
          <w:sz w:val="20"/>
        </w:rPr>
        <w:t>The 180 000 kW/s threshold withdrawn. It had been calibrated from a single machine that is itself marginal by tip speed. fP is now presented as a proposed drive-system figure of merit, with calibration deferred to the Chapter 2 survey.</w:t>
      </w:r>
    </w:p>
    <w:p>
      <w:pPr>
        <w:pStyle w:val="ListNumber"/>
      </w:pPr>
      <w:r>
        <w:rPr>
          <w:sz w:val="20"/>
        </w:rPr>
        <w:t>Fourfold repetition of the industrial-versus-mobile contrast consolidated into one section and one table.</w:t>
      </w:r>
    </w:p>
    <w:p>
      <w:pPr>
        <w:pStyle w:val="ListNumber"/>
      </w:pPr>
      <w:r>
        <w:rPr>
          <w:sz w:val="20"/>
        </w:rPr>
        <w:t>Trilemma recast as three constraints plus a converter gate, resolving the draft's own observation that power electronics sat outside the trilemma.</w:t>
      </w:r>
    </w:p>
    <w:p>
      <w:pPr>
        <w:pStyle w:val="ListNumber"/>
      </w:pPr>
      <w:r>
        <w:rPr>
          <w:sz w:val="20"/>
        </w:rPr>
        <w:t>Roadmap rewritten from 19 chapters in six parts to 12 chapters in four parts.</w:t>
      </w:r>
    </w:p>
    <w:p>
      <w:pPr>
        <w:pStyle w:val="ListNumber"/>
      </w:pPr>
      <w:r>
        <w:rPr>
          <w:sz w:val="20"/>
        </w:rPr>
        <w:t>Planning skeleton removed from the head of the chapter; it had drifted from the text below it.</w:t>
      </w:r>
    </w:p>
    <w:p>
      <w:pPr>
        <w:pStyle w:val="ListNumber"/>
      </w:pPr>
      <w:r>
        <w:rPr>
          <w:sz w:val="20"/>
        </w:rPr>
        <w:t>Worked example added: the Voltcar machine carried through all three classification criteria and on to the converter requirement (31.5 kHz at m_f = 21, which silicon cannot supply).</w:t>
      </w:r>
    </w:p>
    <w:p>
      <w:pPr>
        <w:pStyle w:val="ListNumber"/>
      </w:pPr>
      <w:r>
        <w:rPr>
          <w:sz w:val="20"/>
        </w:rPr>
        <w:t>Constraints moved ahead of the design paradigms, so the physics is established before the two families are explained as different responses to it.</w:t>
      </w:r>
    </w:p>
    <w:p>
      <w:pPr>
        <w:pStyle w:val="ListNumber"/>
      </w:pPr>
      <w:r>
        <w:rPr>
          <w:sz w:val="20"/>
        </w:rPr>
        <w:t>Direct-drive history rewritten as the lead-in to the paradigms section, where it explains why the two families diverge.</w:t>
      </w:r>
    </w:p>
    <w:p>
      <w:pPr>
        <w:pStyle w:val="ListNumber"/>
      </w:pPr>
      <w:r>
        <w:rPr>
          <w:sz w:val="20"/>
        </w:rPr>
        <w:t>Notation paragraph added, fixing symbol conventions for the book.</w:t>
      </w:r>
    </w:p>
    <w:p>
      <w:pPr>
        <w:pStyle w:val="ListNumber"/>
      </w:pPr>
      <w:r>
        <w:rPr>
          <w:sz w:val="20"/>
        </w:rPr>
        <w:t>Figure numbering corrected; the draft had Figures 2 to 5 with no Figure 1. Eight figures now specified, all eight supplied.</w:t>
      </w:r>
    </w:p>
    <w:p>
      <w:r>
        <w:br w:type="page"/>
      </w:r>
    </w:p>
    <w:p>
      <w:pPr>
        <w:pStyle w:val="Heading1"/>
        <w:rPr>
          <w:ins w:id="2174" w:author="Chapter 1 revision" w:date="2026-09-02T00:00:00Z"/>
        </w:rPr>
      </w:pPr>
      <w:ins w:id="2175" w:author="Chapter 1 revision" w:date="2026-09-02T00:00:00Z">
        <w:r>
          <w:t xml:space="preserve">1 Introduction</w:t>
        </w:r>
      </w:ins>
    </w:p>
    <w:p>
      <w:pPr>
        <w:pStyle w:val="Heading2"/>
      </w:pPr>
      <w:r>
        <w:t xml:space="preserve">1.1 </w:t>
      </w:r>
      <w:del w:id="2176" w:author="Chapter 1 revision" w:date="2026-09-02T00:00:00Z">
        <w:r>
          <w:delText xml:space="preserve">Introduction: The high-speed landscape </w:delText>
        </w:r>
      </w:del>
      <w:ins w:id="2177" w:author="Chapter 1 revision" w:date="2026-09-02T00:00:00Z">
        <w:r>
          <w:t xml:space="preserve">What Changes at High Speed </w:t>
        </w:r>
      </w:ins>
    </w:p>
    <w:p>
      <w:pPr>
        <w:rPr>
          <w:ins w:id="2178" w:author="Chapter 1 revision" w:date="2026-09-02T00:00:00Z"/>
        </w:rPr>
      </w:pPr>
      <w:ins w:id="2179" w:author="Chapter 1 revision" w:date="2026-09-02T00:00:00Z">
        <w:r>
          <w:t xml:space="preserve">A high-speed electrical machine is not a conventional machine turning faster. It is a machine in which the ordinary design margins have been consumed, and in which the constraints that a 50 Hz designer treats as background — rotor strength, shaft dynamics, air friction, the switching capability of the supply — have moved into the foreground and started to compete with one another.</w:t>
        </w:r>
      </w:ins>
    </w:p>
    <w:p>
      <w:pPr>
        <w:rPr>
          <w:ins w:id="2180" w:author="Chapter 1 revision" w:date="2026-09-02T00:00:00Z"/>
        </w:rPr>
      </w:pPr>
      <w:ins w:id="2181" w:author="Chapter 1 revision" w:date="2026-09-02T00:00:00Z">
        <w:r>
          <w:t xml:space="preserve">That shift is what this book is about. In a mains-frequency induction motor, the designer chooses the bore diameter from a torque requirement, checks the tooth flux density, and moves on; the rotor will not burst, the first bending critical speed is an order of magnitude above the operating point, windage is a rounding error in the loss balance, and any commercial drive can supply the machine. In a machine running at 30 000 r/min none of these statements survives. The bore diameter is set by the strength of the rotor material before any electromagnetic consideration enters. The first bending mode may lie below the operating speed, so that the rotor must be accelerated through resonance on every start. Air friction in the gap may dissipate more power than the rotor conductors do. And the converter that supplies the machine may be physically unable to produce a current waveform clean enough to keep the rotor cool.</w:t>
        </w:r>
      </w:ins>
    </w:p>
    <w:p>
      <w:pPr>
        <w:rPr>
          <w:ins w:id="2182" w:author="Chapter 1 revision" w:date="2026-09-02T00:00:00Z"/>
        </w:rPr>
      </w:pPr>
      <w:ins w:id="2183" w:author="Chapter 1 revision" w:date="2026-09-02T00:00:00Z">
        <w:r>
          <w:t xml:space="preserve">The consequence is that the design sequence itself changes. Conventional machine design proceeds outward from an electromagnetic specification: choose the loadings, size the bore, then verify mechanically and thermally. High-speed design runs the other way. The mechanical and rotordynamic limits fix the rotor geometry first, the converter fixes the admissible pole number, and the electromagnetic design is then fitted into whatever space those constraints leave. A designer who applies the conventional sequence to a high-speed specification will produce a machine that is electromagnetically elegant and mechanically impossible.</w:t>
        </w:r>
      </w:ins>
    </w:p>
    <w:p>
      <w:pPr>
        <w:rPr>
          <w:ins w:id="2184" w:author="Chapter 1 revision" w:date="2026-09-02T00:00:00Z"/>
        </w:rPr>
      </w:pPr>
      <w:ins w:id="2185" w:author="Chapter 1 revision" w:date="2026-09-02T00:00:00Z">
        <w:r>
          <w:t xml:space="preserve">This chapter establishes the vocabulary and the physical boundaries that the rest of the book works within. Section 1.2 addresses a question that the literature still answers inconsistently — what "high speed" actually means, and which of the competing criteria is worth using. Section 1.3 sets out the four physical constraints. Section 1.4 examines how the machine behaves when speed is increased, and shows that the widely quoted scaling exponents are misleading because they describe a design path that no engineer actually follows. Section 1.5 treats the power converter as what it is: not a fourth design constraint but a gate that admits some designs and refuses others. Section 1.6 introduces the two design paradigms — the gearless industrial machine and the mass-limited mobile machine — that organise the whole book. Section 1.7 closes with the design space as a whole and the plan of the chapters that follow.</w:t>
        </w:r>
      </w:ins>
    </w:p>
    <w:p>
      <w:pPr>
        <w:pStyle w:val="Heading2"/>
      </w:pPr>
      <w:del w:id="2186" w:author="Chapter 1 revision" w:date="2026-09-02T00:00:00Z">
        <w:r>
          <w:delText xml:space="preserve">1.1.1 Defining "high speed" </w:delText>
        </w:r>
      </w:del>
      <w:ins w:id="2187" w:author="Chapter 1 revision" w:date="2026-09-02T00:00:00Z">
        <w:r>
          <w:t xml:space="preserve">1.2 Defining High Speed </w:t>
        </w:r>
      </w:ins>
    </w:p>
    <w:p>
      <w:pPr>
        <w:rPr>
          <w:ins w:id="2188" w:author="Chapter 1 revision" w:date="2026-09-02T00:00:00Z"/>
        </w:rPr>
      </w:pPr>
      <w:ins w:id="2189" w:author="Chapter 1 revision" w:date="2026-09-02T00:00:00Z">
        <w:r>
          <w:t xml:space="preserve">There is no agreed definition of a high-speed electrical machine. This is more than a terminological nuisance: without a criterion, published performance claims cannot be compared, and a designer cannot tell whether a given specification requires the methods in this book or whether conventional practice will do.</w:t>
        </w:r>
      </w:ins>
    </w:p>
    <w:p>
      <w:pPr>
        <w:rPr>
          <w:ins w:id="2190" w:author="Chapter 1 revision" w:date="2026-09-02T00:00:00Z"/>
        </w:rPr>
      </w:pPr>
      <w:ins w:id="2191" w:author="Chapter 1 revision" w:date="2026-09-02T00:00:00Z">
        <w:r>
          <w:t xml:space="preserve">Three criteria are in circulation. Two are established and one is proposed here. All three are useful, and they are useful for different reasons, because each is sensitive to a different limiting physical mechanism.</w:t>
        </w:r>
      </w:ins>
    </w:p>
    <w:p>
      <w:pPr>
        <w:rPr>
          <w:del w:id="2192" w:author="Chapter 1 revision" w:date="2026-09-02T00:00:00Z"/>
        </w:rPr>
      </w:pPr>
      <w:del w:id="2193" w:author="Chapter 1 revision" w:date="2026-09-02T00:00:00Z">
        <w:r>
          <w:delText xml:space="preserve">The r/min fallacy: Why speed is a relative term.</w:delText>
        </w:r>
      </w:del>
    </w:p>
    <w:p>
      <w:pPr>
        <w:pStyle w:val="Heading3"/>
        <w:rPr>
          <w:ins w:id="2194" w:author="Chapter 1 revision" w:date="2026-09-02T00:00:00Z"/>
        </w:rPr>
      </w:pPr>
      <w:ins w:id="2195" w:author="Chapter 1 revision" w:date="2026-09-02T00:00:00Z">
        <w:r>
          <w:t xml:space="preserve">1.2.1 The r/min fallacy</w:t>
        </w:r>
      </w:ins>
    </w:p>
    <w:p>
      <w:pPr>
        <w:rPr>
          <w:ins w:id="2196" w:author="Chapter 1 revision" w:date="2026-09-02T00:00:00Z"/>
        </w:rPr>
      </w:pPr>
      <w:ins w:id="2197" w:author="Chapter 1 revision" w:date="2026-09-02T00:00:00Z">
        <w:r>
          <w:t xml:space="preserve">Rotational speed alone is a poor descriptor, and relying on it is the most common error in the field.</w:t>
        </w:r>
      </w:ins>
    </w:p>
    <w:p>
      <w:pPr>
        <w:rPr>
          <w:ins w:id="2198" w:author="Chapter 1 revision" w:date="2026-09-02T00:00:00Z"/>
        </w:rPr>
      </w:pPr>
      <w:ins w:id="2199" w:author="Chapter 1 revision" w:date="2026-09-02T00:00:00Z">
        <w:r>
          <w:t xml:space="preserve">A dental handpiece turning at 400 000 r/min is, mechanically, an unremarkable object. Its rotor is a few millimetres in diameter, the centrifugal stresses in it are modest, and its rotordynamic behaviour is benign. A multi-megawatt process compressor turning at 15 000 r/min — a twenty-seventh of the speed — operates far closer to the limits of what its materials can survive. Judged on r/min the handpiece is the more extreme machine by a wide margin. Judged on any measure that reflects the actual physical loading, it is not close.</w:t>
        </w:r>
      </w:ins>
    </w:p>
    <w:p>
      <w:pPr>
        <w:rPr>
          <w:ins w:id="2200" w:author="Chapter 1 revision" w:date="2026-09-02T00:00:00Z"/>
        </w:rPr>
      </w:pPr>
      <w:ins w:id="2201" w:author="Chapter 1 revision" w:date="2026-09-02T00:00:00Z">
        <w:r>
          <w:t xml:space="preserve">The reason is that no significant physical mechanism in a rotating machine depends on angular velocity alone. Centrifugal stress depends on the product of angular velocity and radius. Rotor losses and converter burden depend on electrical frequency, which is angular velocity multiplied by pole-pair number. Windage depends on surface velocity and rotor area. In each case the geometry enters, and the geometry is precisely what r/min discards.</w:t>
        </w:r>
      </w:ins>
    </w:p>
    <w:p>
      <w:pPr>
        <w:rPr>
          <w:ins w:id="2202" w:author="Chapter 1 revision" w:date="2026-09-02T00:00:00Z"/>
        </w:rPr>
      </w:pPr>
      <w:ins w:id="2203" w:author="Chapter 1 revision" w:date="2026-09-02T00:00:00Z">
        <w:r>
          <w:t xml:space="preserve">A useful criterion must therefore combine speed with at least one other quantity. The three criteria below do this in three different ways.</w:t>
        </w:r>
      </w:ins>
    </w:p>
    <w:p>
      <w:pPr>
        <w:pStyle w:val="Heading3"/>
        <w:rPr>
          <w:ins w:id="2204" w:author="Chapter 1 revision" w:date="2026-09-02T00:00:00Z"/>
        </w:rPr>
      </w:pPr>
      <w:ins w:id="2205" w:author="Chapter 1 revision" w:date="2026-09-02T00:00:00Z">
        <w:r>
          <w:t xml:space="preserve">1.2.2 Peripheral speed: the mechanical criterion</w:t>
        </w:r>
      </w:ins>
    </w:p>
    <w:p>
      <w:pPr>
        <w:rPr>
          <w:del w:id="2206" w:author="Chapter 1 revision" w:date="2026-09-02T00:00:00Z"/>
        </w:rPr>
      </w:pPr>
      <w:del w:id="2207" w:author="Chapter 1 revision" w:date="2026-09-02T00:00:00Z">
        <w:r>
          <w:delText xml:space="preserve">The peripheral tip speed (vtip) as the primary mechanical benchmark.</w:delText>
        </w:r>
      </w:del>
    </w:p>
    <w:p>
      <w:pPr>
        <w:rPr>
          <w:ins w:id="2208" w:author="Chapter 1 revision" w:date="2026-09-02T00:00:00Z"/>
        </w:rPr>
      </w:pPr>
      <w:ins w:id="2209" w:author="Chapter 1 revision" w:date="2026-09-02T00:00:00Z">
        <w:r>
          <w:t xml:space="preserve">The peripheral, or tip, speed of the rotor</w:t>
        </w:r>
      </w:ins>
    </w:p>
    <w:p>
      <w:pPr>
        <w:rPr>
          <w:ins w:id="2210" w:author="Chapter 1 revision" w:date="2026-09-02T00:00:00Z"/>
        </w:rPr>
      </w:pPr>
      <w:ins w:id="2211" w:author="Chapter 1 revision" w:date="2026-09-02T00:00:00Z">
        <w:r>
          <w:t xml:space="preserve">v_tip = Ω · r_r = π · D_r · n / 60 (1.1)</w:t>
        </w:r>
      </w:ins>
    </w:p>
    <w:p>
      <w:pPr>
        <w:rPr>
          <w:ins w:id="2212" w:author="Chapter 1 revision" w:date="2026-09-02T00:00:00Z"/>
        </w:rPr>
      </w:pPr>
      <w:ins w:id="2213" w:author="Chapter 1 revision" w:date="2026-09-02T00:00:00Z">
        <w:r>
          <w:t xml:space="preserve">where Ω is the mechanical angular velocity in rad/s, r_r the rotor radius, D_r the rotor diameter and n the rotational speed in r/min, is the natural mechanical measure, because centrifugal stress is a function of tip speed and of nothing else.</w:t>
        </w:r>
      </w:ins>
    </w:p>
    <w:p>
      <w:pPr>
        <w:rPr>
          <w:ins w:id="2214" w:author="Chapter 1 revision" w:date="2026-09-02T00:00:00Z"/>
        </w:rPr>
      </w:pPr>
      <w:ins w:id="2215" w:author="Chapter 1 revision" w:date="2026-09-02T00:00:00Z">
        <w:r>
          <w:t xml:space="preserve">For a rotating solid disc of density ρ and Poisson ratio ν, the maximum tangential stress occurs at the centre and is</w:t>
        </w:r>
      </w:ins>
    </w:p>
    <w:p>
      <w:pPr>
        <w:rPr>
          <w:del w:id="2216" w:author="Chapter 1 revision" w:date="2026-09-02T00:00:00Z"/>
        </w:rPr>
      </w:pPr>
      <w:del w:id="2217" w:author="Chapter 1 revision" w:date="2026-09-02T00:00:00Z">
        <w:r>
          <w:delText xml:space="preserve">The fP (frequency-power) product as the electromagnetic benchmark.</w:delText>
        </w:r>
      </w:del>
    </w:p>
    <w:p>
      <w:pPr>
        <w:rPr>
          <w:del w:id="2218" w:author="Chapter 1 revision" w:date="2026-09-02T00:00:00Z"/>
        </w:rPr>
      </w:pPr>
      <w:del w:id="2219" w:author="Chapter 1 revision" w:date="2026-09-02T00:00:00Z">
        <w:r>
          <w:delText xml:space="preserve">1.1.2 Historical context and the direct-drive revolution</w:delText>
        </w:r>
      </w:del>
    </w:p>
    <w:p>
      <w:pPr>
        <w:rPr>
          <w:del w:id="2220" w:author="Chapter 1 revision" w:date="2026-09-02T00:00:00Z"/>
        </w:rPr>
      </w:pPr>
      <w:del w:id="2221" w:author="Chapter 1 revision" w:date="2026-09-02T00:00:00Z">
        <w:r>
          <w:delText xml:space="preserve">Transition from geared systems to integrated high-speed units.</w:delText>
        </w:r>
      </w:del>
    </w:p>
    <w:p>
      <w:pPr>
        <w:rPr>
          <w:del w:id="2222" w:author="Chapter 1 revision" w:date="2026-09-02T00:00:00Z"/>
        </w:rPr>
      </w:pPr>
      <w:del w:id="2223" w:author="Chapter 1 revision" w:date="2026-09-02T00:00:00Z">
        <w:r>
          <w:delText xml:space="preserve">1.2. The two paradigms: Industrial vs. mobile HS machines</w:delText>
        </w:r>
      </w:del>
    </w:p>
    <w:p>
      <w:pPr>
        <w:rPr>
          <w:del w:id="2224" w:author="Chapter 1 revision" w:date="2026-09-02T00:00:00Z"/>
        </w:rPr>
      </w:pPr>
      <w:del w:id="2225" w:author="Chapter 1 revision" w:date="2026-09-02T00:00:00Z">
        <w:r>
          <w:delText xml:space="preserve">1.2.1 Industrial high-speed machines (The "stationary" approach)</w:delText>
        </w:r>
      </w:del>
    </w:p>
    <w:p>
      <w:pPr>
        <w:rPr>
          <w:del w:id="2226" w:author="Chapter 1 revision" w:date="2026-09-02T00:00:00Z"/>
        </w:rPr>
      </w:pPr>
      <w:del w:id="2227" w:author="Chapter 1 revision" w:date="2026-09-02T00:00:00Z">
        <w:r>
          <w:delText xml:space="preserve">Applications: Centrifugal compressors, wastewater aeration, energy recovery.</w:delText>
        </w:r>
      </w:del>
    </w:p>
    <w:p>
      <w:pPr>
        <w:rPr>
          <w:del w:id="2228" w:author="Chapter 1 revision" w:date="2026-09-02T00:00:00Z"/>
        </w:rPr>
      </w:pPr>
      <w:del w:id="2229" w:author="Chapter 1 revision" w:date="2026-09-02T00:00:00Z">
        <w:r>
          <w:delText xml:space="preserve">Topology: Low pole-count (2-pole IM, 2/4-pole SPM).</w:delText>
        </w:r>
      </w:del>
    </w:p>
    <w:p>
      <w:pPr>
        <w:rPr>
          <w:del w:id="2230" w:author="Chapter 1 revision" w:date="2026-09-02T00:00:00Z"/>
        </w:rPr>
      </w:pPr>
      <w:del w:id="2231" w:author="Chapter 1 revision" w:date="2026-09-02T00:00:00Z">
        <w:r>
          <w:delText xml:space="preserve">Strategy: Use of high-strength carbon fiber (CF) sleeves and moderate frequencies.</w:delText>
        </w:r>
      </w:del>
    </w:p>
    <w:p>
      <w:pPr>
        <w:rPr>
          <w:del w:id="2232" w:author="Chapter 1 revision" w:date="2026-09-02T00:00:00Z"/>
        </w:rPr>
      </w:pPr>
      <w:del w:id="2233" w:author="Chapter 1 revision" w:date="2026-09-02T00:00:00Z">
        <w:r>
          <w:delText xml:space="preserve">Power electronics: Compatibility with high-power IGBT converters.</w:delText>
        </w:r>
      </w:del>
    </w:p>
    <w:p>
      <w:pPr>
        <w:rPr>
          <w:del w:id="2234" w:author="Chapter 1 revision" w:date="2026-09-02T00:00:00Z"/>
        </w:rPr>
      </w:pPr>
      <w:del w:id="2235" w:author="Chapter 1 revision" w:date="2026-09-02T00:00:00Z">
        <w:r>
          <w:delText xml:space="preserve">1.2.2 High-specific-power HS machines (The "mobile" approach)</w:delText>
        </w:r>
      </w:del>
    </w:p>
    <w:p>
      <w:pPr>
        <w:rPr>
          <w:del w:id="2236" w:author="Chapter 1 revision" w:date="2026-09-02T00:00:00Z"/>
        </w:rPr>
      </w:pPr>
      <w:del w:id="2237" w:author="Chapter 1 revision" w:date="2026-09-02T00:00:00Z">
        <w:r>
          <w:delText xml:space="preserve">Applications: EV Traction, aerospace propulsion, turbo-compounding.</w:delText>
        </w:r>
      </w:del>
    </w:p>
    <w:p>
      <w:pPr>
        <w:rPr>
          <w:del w:id="2238" w:author="Chapter 1 revision" w:date="2026-09-02T00:00:00Z"/>
        </w:rPr>
      </w:pPr>
      <w:del w:id="2239" w:author="Chapter 1 revision" w:date="2026-09-02T00:00:00Z">
        <w:r>
          <w:delText xml:space="preserve">Topology: Multi-pole interior PMSM (IPM) and reluctance-aided designs.</w:delText>
        </w:r>
      </w:del>
    </w:p>
    <w:p>
      <w:pPr>
        <w:rPr>
          <w:del w:id="2240" w:author="Chapter 1 revision" w:date="2026-09-02T00:00:00Z"/>
        </w:rPr>
      </w:pPr>
      <w:del w:id="2241" w:author="Chapter 1 revision" w:date="2026-09-02T00:00:00Z">
        <w:r>
          <w:delText xml:space="preserve">Strategy: Mass minimization via high pole counts and stator yoke reduction.</w:delText>
        </w:r>
      </w:del>
    </w:p>
    <w:p>
      <w:pPr>
        <w:rPr>
          <w:del w:id="2242" w:author="Chapter 1 revision" w:date="2026-09-02T00:00:00Z"/>
        </w:rPr>
      </w:pPr>
      <w:del w:id="2243" w:author="Chapter 1 revision" w:date="2026-09-02T00:00:00Z">
        <w:r>
          <w:delText xml:space="preserve">Power Electronics: The necessity of wide bandgap (SiC/GaN) for high fundamental frequencies.</w:delText>
        </w:r>
      </w:del>
    </w:p>
    <w:p>
      <w:pPr>
        <w:rPr>
          <w:del w:id="2244" w:author="Chapter 1 revision" w:date="2026-09-02T00:00:00Z"/>
        </w:rPr>
      </w:pPr>
      <w:del w:id="2245" w:author="Chapter 1 revision" w:date="2026-09-02T00:00:00Z">
        <w:r>
          <w:delText xml:space="preserve">1.3. Fundamental physical constraints</w:delText>
        </w:r>
      </w:del>
    </w:p>
    <w:p>
      <w:pPr>
        <w:rPr>
          <w:del w:id="2246" w:author="Chapter 1 revision" w:date="2026-09-02T00:00:00Z"/>
        </w:rPr>
      </w:pPr>
      <w:del w:id="2247" w:author="Chapter 1 revision" w:date="2026-09-02T00:00:00Z">
        <w:r>
          <w:delText xml:space="preserve">1.3.1 Mechanical limits: The rΩ 2 wall</w:delText>
        </w:r>
      </w:del>
    </w:p>
    <w:p>
      <w:pPr>
        <w:rPr>
          <w:ins w:id="2248" w:author="Chapter 1 revision" w:date="2026-09-02T00:00:00Z"/>
        </w:rPr>
      </w:pPr>
      <w:ins w:id="2249" w:author="Chapter 1 revision" w:date="2026-09-02T00:00:00Z">
        <w:r>
          <w:t xml:space="preserve">σ_max = [(3 + ν)/8] · ρ · v_tip² (1.2)</w:t>
        </w:r>
      </w:ins>
    </w:p>
    <w:p>
      <w:pPr>
        <w:rPr>
          <w:ins w:id="2250" w:author="Chapter 1 revision" w:date="2026-09-02T00:00:00Z"/>
        </w:rPr>
      </w:pPr>
      <w:ins w:id="2251" w:author="Chapter 1 revision" w:date="2026-09-02T00:00:00Z">
        <w:r>
          <w:t xml:space="preserve">For the same disc with a small central bore — the geometry of any lamination stack mounted on a shaft — the maximum stress moves to the bore and doubles:</w:t>
        </w:r>
      </w:ins>
    </w:p>
    <w:p>
      <w:pPr>
        <w:rPr>
          <w:del w:id="2252" w:author="Chapter 1 revision" w:date="2026-09-02T00:00:00Z"/>
        </w:rPr>
      </w:pPr>
      <w:del w:id="2253" w:author="Chapter 1 revision" w:date="2026-09-02T00:00:00Z">
        <w:r>
          <w:delText xml:space="preserve">Centrifugal stress distribution in solid vs. laminated rotors.</w:delText>
        </w:r>
      </w:del>
    </w:p>
    <w:p>
      <w:pPr>
        <w:rPr>
          <w:del w:id="2254" w:author="Chapter 1 revision" w:date="2026-09-02T00:00:00Z"/>
        </w:rPr>
      </w:pPr>
      <w:del w:id="2255" w:author="Chapter 1 revision" w:date="2026-09-02T00:00:00Z">
        <w:r>
          <w:delText xml:space="preserve">Material fatigue and the "retention system" (sleeves vs. buried magnets).</w:delText>
        </w:r>
      </w:del>
    </w:p>
    <w:p>
      <w:pPr>
        <w:rPr>
          <w:del w:id="2256" w:author="Chapter 1 revision" w:date="2026-09-02T00:00:00Z"/>
        </w:rPr>
      </w:pPr>
      <w:del w:id="2257" w:author="Chapter 1 revision" w:date="2026-09-02T00:00:00Z">
        <w:r>
          <w:delText xml:space="preserve">1.3.2 Rotordynamics and critical speeds</w:delText>
        </w:r>
      </w:del>
    </w:p>
    <w:p>
      <w:pPr>
        <w:rPr>
          <w:ins w:id="2258" w:author="Chapter 1 revision" w:date="2026-09-02T00:00:00Z"/>
        </w:rPr>
      </w:pPr>
      <w:ins w:id="2259" w:author="Chapter 1 revision" w:date="2026-09-02T00:00:00Z">
        <w:r>
          <w:t xml:space="preserve">σ_max = [(3 + ν)/4] · ρ · v_tip² (1.3)</w:t>
        </w:r>
      </w:ins>
    </w:p>
    <w:p>
      <w:pPr>
        <w:rPr>
          <w:ins w:id="2260" w:author="Chapter 1 revision" w:date="2026-09-02T00:00:00Z"/>
        </w:rPr>
      </w:pPr>
      <w:ins w:id="2261" w:author="Chapter 1 revision" w:date="2026-09-02T00:00:00Z">
        <w:r>
          <w:t xml:space="preserve">and for a thin rotating ring, which approximates a retaining sleeve, it is simply ρ·v_tip².</w:t>
        </w:r>
      </w:ins>
    </w:p>
    <w:p>
      <w:pPr>
        <w:rPr>
          <w:ins w:id="2262" w:author="Chapter 1 revision" w:date="2026-09-02T00:00:00Z"/>
        </w:rPr>
      </w:pPr>
      <w:ins w:id="2263" w:author="Chapter 1 revision" w:date="2026-09-02T00:00:00Z">
        <w:r>
          <w:t xml:space="preserve">Nothing in equations (1.2) and (1.3) contains r_r or Ω separately. A large rotor turning slowly and a small rotor turning quickly, at the same tip speed, carry the same stress. This is the precise sense in which the dental handpiece is not a high-speed machine.</w:t>
        </w:r>
      </w:ins>
    </w:p>
    <w:p>
      <w:pPr>
        <w:rPr>
          <w:ins w:id="2264" w:author="Chapter 1 revision" w:date="2026-09-02T00:00:00Z"/>
        </w:rPr>
      </w:pPr>
      <w:ins w:id="2265" w:author="Chapter 1 revision" w:date="2026-09-02T00:00:00Z">
        <w:r>
          <w:t xml:space="preserve">Figure 1.1 plots these three relations for electrical steel. Taking ρ = 7650 kg/m³ and ν = 0.3, a bored lamination at 200 m/s carries a peak stress of about 252 MPa, and at 250 m/s about 395 MPa. Against a high-strength electrical steel with a proof stress of roughly 450 MPa, and applying a safety factor of 1.5, the 250 m/s design is already outside the allowable envelope while the 200 m/s design is inside it. The factor-of-two penalty in equation (1.3) relative to (1.2) is the quantitative reason why solid rotors reach higher tip speeds than laminated ones, and why the shaft-mounting arrangement is a first-order design decision rather than a detail.</w:t>
        </w:r>
      </w:ins>
    </w:p>
    <w:p>
      <w:pPr>
        <w:rPr>
          <w:ins w:id="2266" w:author="Chapter 1 revision" w:date="2026-09-02T00:00:00Z"/>
        </w:rPr>
      </w:pPr>
      <w:ins w:id="2267" w:author="Chapter 1 revision" w:date="2026-09-02T00:00:00Z">
        <w:r>
          <w:t xml:space="preserve">A threshold of v_tip &gt; 150 m/s is commonly used to mark the onset of high-speed design (El Hajji et al., 2024). The value is conventional rather than physical — there is no discontinuity at 150 m/s — but it corresponds reasonably to the speed above which standard rotor constructions begin to require deliberate retention measures.</w:t>
        </w:r>
      </w:ins>
    </w:p>
    <w:p>
      <w:pPr>
        <w:rPr>
          <w:ins w:id="2268" w:author="Chapter 1 revision" w:date="2026-09-02T00:00:00Z"/>
        </w:rPr>
      </w:pPr>
      <w:ins w:id="2269" w:author="Chapter 1 revision" w:date="2026-09-02T00:00:00Z">
        <w:r>
          <w:t xml:space="preserve">[Figure 1.1 near here]</w:t>
        </w:r>
      </w:ins>
    </w:p>
    <w:p>
      <w:pPr>
        <w:rPr>
          <w:ins w:id="2270" w:author="Chapter 1 revision" w:date="2026-09-02T00:00:00Z"/>
        </w:rPr>
      </w:pPr>
      <w:ins w:id="2271" w:author="Chapter 1 revision" w:date="2026-09-02T00:00:00Z">
        <w:r>
          <w:t xml:space="preserve">Figure 1.1 Maximum tangential stress against peripheral speed for a solid disc, a disc with a central bore and a thin ring, computed from equations (1.2) and (1.3) for electrical steel (ρ = 7650 kg/m³, ν = 0.3). The central bore doubles the stress; this is the penalty paid by any shaft-mounted lamination stack.</w:t>
        </w:r>
      </w:ins>
    </w:p>
    <w:p>
      <w:pPr>
        <w:rPr>
          <w:del w:id="2272" w:author="Chapter 1 revision" w:date="2026-09-02T00:00:00Z"/>
        </w:rPr>
      </w:pPr>
      <w:del w:id="2273" w:author="Chapter 1 revision" w:date="2026-09-02T00:00:00Z">
        <w:r>
          <w:delText xml:space="preserve">The l/D ratio challenge: Why HS machines are often "long and thin."</w:delText>
        </w:r>
      </w:del>
    </w:p>
    <w:p>
      <w:pPr>
        <w:rPr>
          <w:del w:id="2274" w:author="Chapter 1 revision" w:date="2026-09-02T00:00:00Z"/>
        </w:rPr>
      </w:pPr>
      <w:del w:id="2275" w:author="Chapter 1 revision" w:date="2026-09-02T00:00:00Z">
        <w:r>
          <w:delText xml:space="preserve">Bearing technologies: From ball bearings to active magnetic bearings (AMB).</w:delText>
        </w:r>
      </w:del>
    </w:p>
    <w:p>
      <w:pPr>
        <w:rPr>
          <w:del w:id="2276" w:author="Chapter 1 revision" w:date="2026-09-02T00:00:00Z"/>
        </w:rPr>
      </w:pPr>
      <w:del w:id="2277" w:author="Chapter 1 revision" w:date="2026-09-02T00:00:00Z">
        <w:r>
          <w:delText xml:space="preserve">1.3.3 Aerodynamic and windage losses</w:delText>
        </w:r>
      </w:del>
    </w:p>
    <w:p>
      <w:pPr>
        <w:pStyle w:val="Heading3"/>
        <w:rPr>
          <w:ins w:id="2278" w:author="Chapter 1 revision" w:date="2026-09-02T00:00:00Z"/>
        </w:rPr>
      </w:pPr>
      <w:ins w:id="2279" w:author="Chapter 1 revision" w:date="2026-09-02T00:00:00Z">
        <w:r>
          <w:t xml:space="preserve">1.2.3 The n√P criterion</w:t>
        </w:r>
      </w:ins>
    </w:p>
    <w:p>
      <w:pPr>
        <w:rPr>
          <w:ins w:id="2280" w:author="Chapter 1 revision" w:date="2026-09-02T00:00:00Z"/>
        </w:rPr>
      </w:pPr>
      <w:ins w:id="2281" w:author="Chapter 1 revision" w:date="2026-09-02T00:00:00Z">
        <w:r>
          <w:t xml:space="preserve">Tip speed captures the mechanical loading but says nothing about rating. A 500 W machine and a 5 MW machine at the same tip speed present entirely different engineering problems, because the difficulty of building a high-speed machine grows with power at fixed speed as well as with speed at fixed power.</w:t>
        </w:r>
      </w:ins>
    </w:p>
    <w:p>
      <w:pPr>
        <w:rPr>
          <w:ins w:id="2282" w:author="Chapter 1 revision" w:date="2026-09-02T00:00:00Z"/>
        </w:rPr>
      </w:pPr>
      <w:ins w:id="2283" w:author="Chapter 1 revision" w:date="2026-09-02T00:00:00Z">
        <w:r>
          <w:t xml:space="preserve">The empirical criterion</w:t>
        </w:r>
      </w:ins>
    </w:p>
    <w:p>
      <w:pPr>
        <w:rPr>
          <w:del w:id="2284" w:author="Chapter 1 revision" w:date="2026-09-02T00:00:00Z"/>
        </w:rPr>
      </w:pPr>
      <w:del w:id="2285" w:author="Chapter 1 revision" w:date="2026-09-02T00:00:00Z">
        <w:r>
          <w:delText xml:space="preserve">Turbulence in the air gap and the Ω 3 loss scaling.</w:delText>
        </w:r>
      </w:del>
    </w:p>
    <w:p>
      <w:pPr>
        <w:rPr>
          <w:del w:id="2286" w:author="Chapter 1 revision" w:date="2026-09-02T00:00:00Z"/>
        </w:rPr>
      </w:pPr>
      <w:del w:id="2287" w:author="Chapter 1 revision" w:date="2026-09-02T00:00:00Z">
        <w:r>
          <w:delText xml:space="preserve">1.4. The Role of the power electronic interface</w:delText>
        </w:r>
      </w:del>
    </w:p>
    <w:p>
      <w:pPr>
        <w:rPr>
          <w:ins w:id="2288" w:author="Chapter 1 revision" w:date="2026-09-02T00:00:00Z"/>
        </w:rPr>
      </w:pPr>
      <w:ins w:id="2289" w:author="Chapter 1 revision" w:date="2026-09-02T00:00:00Z">
        <w:r>
          <w:t xml:space="preserve">n · √P &gt; 100 000 (1.4)</w:t>
        </w:r>
      </w:ins>
    </w:p>
    <w:p>
      <w:pPr>
        <w:rPr>
          <w:ins w:id="2290" w:author="Chapter 1 revision" w:date="2026-09-02T00:00:00Z"/>
        </w:rPr>
      </w:pPr>
      <w:ins w:id="2291" w:author="Chapter 1 revision" w:date="2026-09-02T00:00:00Z">
        <w:r>
          <w:t xml:space="preserve">with n in r/min and P in kW, has been widely used for this reason (El Hajji et al., 2024). It has no derivation behind it; it is a correlation that happens to separate machines requiring specialist treatment from those that do not, across several decades of power. Its practical value is that it is computed from two numbers that appear on every nameplate.</w:t>
        </w:r>
      </w:ins>
    </w:p>
    <w:p>
      <w:pPr>
        <w:rPr>
          <w:del w:id="2292" w:author="Chapter 1 revision" w:date="2026-09-02T00:00:00Z"/>
        </w:rPr>
      </w:pPr>
      <w:del w:id="2293" w:author="Chapter 1 revision" w:date="2026-09-02T00:00:00Z">
        <w:r>
          <w:delText xml:space="preserve">1.4.1 Switching frequency vs. fundamental frequency</w:delText>
        </w:r>
      </w:del>
    </w:p>
    <w:p>
      <w:pPr>
        <w:rPr>
          <w:del w:id="2294" w:author="Chapter 1 revision" w:date="2026-09-02T00:00:00Z"/>
        </w:rPr>
      </w:pPr>
      <w:del w:id="2295" w:author="Chapter 1 revision" w:date="2026-09-02T00:00:00Z">
        <w:r>
          <w:delText xml:space="preserve">The fsw/f1 ratio and its impact on current THD and rotor heating.</w:delText>
        </w:r>
      </w:del>
    </w:p>
    <w:p>
      <w:pPr>
        <w:rPr>
          <w:del w:id="2296" w:author="Chapter 1 revision" w:date="2026-09-02T00:00:00Z"/>
        </w:rPr>
      </w:pPr>
      <w:del w:id="2297" w:author="Chapter 1 revision" w:date="2026-09-02T00:00:00Z">
        <w:r>
          <w:delText xml:space="preserve">1.4.2 The silicon carbide (SiC) catalyst</w:delText>
        </w:r>
      </w:del>
    </w:p>
    <w:p>
      <w:pPr>
        <w:pStyle w:val="Heading3"/>
        <w:rPr>
          <w:ins w:id="2298" w:author="Chapter 1 revision" w:date="2026-09-02T00:00:00Z"/>
        </w:rPr>
      </w:pPr>
      <w:ins w:id="2299" w:author="Chapter 1 revision" w:date="2026-09-02T00:00:00Z">
        <w:r>
          <w:t xml:space="preserve">1.2.4 The fP product: a drive-system criterion</w:t>
        </w:r>
      </w:ins>
    </w:p>
    <w:p>
      <w:pPr>
        <w:rPr>
          <w:ins w:id="2300" w:author="Chapter 1 revision" w:date="2026-09-02T00:00:00Z"/>
        </w:rPr>
      </w:pPr>
      <w:ins w:id="2301" w:author="Chapter 1 revision" w:date="2026-09-02T00:00:00Z">
        <w:r>
          <w:t xml:space="preserve">Neither of the preceding criteria contains the pole number, and therefore neither contains the electrical frequency. This is a genuine omission, because two machines identical in rating, size and tip speed but differing in pole count present very different problems to the designer — and, more to the point, to the converter that must supply them.</w:t>
        </w:r>
      </w:ins>
    </w:p>
    <w:p>
      <w:pPr>
        <w:rPr>
          <w:ins w:id="2302" w:author="Chapter 1 revision" w:date="2026-09-02T00:00:00Z"/>
        </w:rPr>
      </w:pPr>
      <w:ins w:id="2303" w:author="Chapter 1 revision" w:date="2026-09-02T00:00:00Z">
        <w:r>
          <w:t xml:space="preserve">Consider two machines, both 120 kW at 30 000 r/min. A two-pole design has a fundamental frequency of 500 Hz. A six-pole design of the same rotor diameter has 1500 Hz. Their tip speeds are identical, their n√P values are identical, and by both established criteria they are the same machine. They are not. The six-pole design has three times the core loss frequency, requires roughly three times the converter switching frequency to achieve the same current quality, and will very likely require wide-bandgap semiconductors where the two-pole design will not. The established criteria are blind to the difference.</w:t>
        </w:r>
      </w:ins>
    </w:p>
    <w:p>
      <w:pPr>
        <w:rPr>
          <w:ins w:id="2304" w:author="Chapter 1 revision" w:date="2026-09-02T00:00:00Z"/>
        </w:rPr>
      </w:pPr>
      <w:ins w:id="2305" w:author="Chapter 1 revision" w:date="2026-09-02T00:00:00Z">
        <w:r>
          <w:t xml:space="preserve">We therefore propose a third measure, the product of fundamental frequency and rated power:</w:t>
        </w:r>
      </w:ins>
    </w:p>
    <w:p>
      <w:pPr>
        <w:rPr>
          <w:ins w:id="2306" w:author="Chapter 1 revision" w:date="2026-09-02T00:00:00Z"/>
        </w:rPr>
      </w:pPr>
      <w:ins w:id="2307" w:author="Chapter 1 revision" w:date="2026-09-02T00:00:00Z">
        <w:r>
          <w:t xml:space="preserve">f₁ · P where f₁ = p · n / 60 (1.5)</w:t>
        </w:r>
      </w:ins>
    </w:p>
    <w:p>
      <w:pPr>
        <w:rPr>
          <w:ins w:id="2308" w:author="Chapter 1 revision" w:date="2026-09-02T00:00:00Z"/>
        </w:rPr>
      </w:pPr>
      <w:ins w:id="2309" w:author="Chapter 1 revision" w:date="2026-09-02T00:00:00Z">
        <w:r>
          <w:t xml:space="preserve">with p the number of pole pairs. Since f₁ is proportional to the product of speed and pole-pair number, the fP product differs from a simple speed–power product by exactly the factor that the other criteria omit.</w:t>
        </w:r>
      </w:ins>
    </w:p>
    <w:p>
      <w:pPr>
        <w:rPr>
          <w:ins w:id="2310" w:author="Chapter 1 revision" w:date="2026-09-02T00:00:00Z"/>
        </w:rPr>
      </w:pPr>
      <w:ins w:id="2311" w:author="Chapter 1 revision" w:date="2026-09-02T00:00:00Z">
        <w:r>
          <w:t xml:space="preserve">The quantity has a straightforward interpretation. Rated power sets the current and voltage the converter must handle; fundamental frequency sets the rate at which it must handle them. Their product is therefore a measure of converter burden, and it rises both when a machine is made faster and when it is made lighter by increasing pole count. It is, in the terms used throughout this book, a drive-system criterion rather than a machine criterion: it describes the difficulty of supplying the machine rather than the difficulty of building it.</w:t>
        </w:r>
      </w:ins>
    </w:p>
    <w:p>
      <w:pPr>
        <w:rPr>
          <w:ins w:id="2312" w:author="Chapter 1 revision" w:date="2026-09-02T00:00:00Z"/>
        </w:rPr>
      </w:pPr>
      <w:ins w:id="2313" w:author="Chapter 1 revision" w:date="2026-09-02T00:00:00Z">
        <w:r>
          <w:t xml:space="preserve">Two cautions are necessary. First, the fP product is introduced here as a descriptive figure of merit, not as a validated classification threshold. Assigning a numerical boundary requires a population of machines rather than a single design point, and that calibration is carried out in Chapter 2, where a survey of published and commercial high-speed machines is mapped onto all three criteria. Second, fP is a system measure and should not be read as a statement about the machine in isolation; a design with a high fP product is not necessarily harder to build, only harder to supply.</w:t>
        </w:r>
      </w:ins>
    </w:p>
    <w:p>
      <w:pPr>
        <w:rPr>
          <w:ins w:id="2314" w:author="Chapter 1 revision" w:date="2026-09-02T00:00:00Z"/>
        </w:rPr>
      </w:pPr>
      <w:ins w:id="2315" w:author="Chapter 1 revision" w:date="2026-09-02T00:00:00Z">
        <w:r>
          <w:t xml:space="preserve">Figure 1.2 shows how the n√P and fP criteria sit relative to one another in the power–speed plane. They are not parallel, and the region between them is occupied by machines that one criterion admits and the other does not. Those machines — typically moderate-power, high-pole-count designs — are exactly the population for which the classification question is not academic.</w:t>
        </w:r>
      </w:ins>
    </w:p>
    <w:p>
      <w:pPr>
        <w:rPr>
          <w:del w:id="2316" w:author="Chapter 1 revision" w:date="2026-09-02T00:00:00Z"/>
        </w:rPr>
      </w:pPr>
      <w:del w:id="2317" w:author="Chapter 1 revision" w:date="2026-09-02T00:00:00Z">
        <w:r>
          <w:delText xml:space="preserve">How WBG devices solved the "Frequency Bottleneck" for high-pole-count traction motors.</w:delText>
        </w:r>
      </w:del>
    </w:p>
    <w:p>
      <w:pPr>
        <w:rPr>
          <w:del w:id="2318" w:author="Chapter 1 revision" w:date="2026-09-02T00:00:00Z"/>
        </w:rPr>
      </w:pPr>
      <w:del w:id="2319" w:author="Chapter 1 revision" w:date="2026-09-02T00:00:00Z">
        <w:r>
          <w:delText xml:space="preserve">1.5. Scaling laws and dimensional analysis</w:delText>
        </w:r>
      </w:del>
    </w:p>
    <w:p>
      <w:pPr>
        <w:rPr>
          <w:del w:id="2320" w:author="Chapter 1 revision" w:date="2026-09-02T00:00:00Z"/>
        </w:rPr>
      </w:pPr>
      <w:del w:id="2321" w:author="Chapter 1 revision" w:date="2026-09-02T00:00:00Z">
        <w:r>
          <w:delText xml:space="preserve">1.5.1 Power density vs. speed</w:delText>
        </w:r>
      </w:del>
    </w:p>
    <w:p>
      <w:pPr>
        <w:rPr>
          <w:del w:id="2322" w:author="Chapter 1 revision" w:date="2026-09-02T00:00:00Z"/>
        </w:rPr>
      </w:pPr>
      <w:del w:id="2323" w:author="Chapter 1 revision" w:date="2026-09-02T00:00:00Z">
        <w:r>
          <w:delText xml:space="preserve">How the "Size of the Machine" scales with $\omega$—and where the law of diminishing returns begins.</w:delText>
        </w:r>
      </w:del>
    </w:p>
    <w:p>
      <w:pPr>
        <w:rPr>
          <w:del w:id="2324" w:author="Chapter 1 revision" w:date="2026-09-02T00:00:00Z"/>
        </w:rPr>
      </w:pPr>
      <w:del w:id="2325" w:author="Chapter 1 revision" w:date="2026-09-02T00:00:00Z">
        <w:r>
          <w:delText xml:space="preserve">1.5.2 Thermal scaling</w:delText>
        </w:r>
      </w:del>
    </w:p>
    <w:p>
      <w:pPr>
        <w:rPr>
          <w:ins w:id="2326" w:author="Chapter 1 revision" w:date="2026-09-02T00:00:00Z"/>
        </w:rPr>
      </w:pPr>
      <w:ins w:id="2327" w:author="Chapter 1 revision" w:date="2026-09-02T00:00:00Z">
        <w:r>
          <w:t xml:space="preserve">[Figure 1.2 near here]</w:t>
        </w:r>
      </w:ins>
    </w:p>
    <w:p>
      <w:pPr>
        <w:rPr>
          <w:ins w:id="2328" w:author="Chapter 1 revision" w:date="2026-09-02T00:00:00Z"/>
        </w:rPr>
      </w:pPr>
      <w:ins w:id="2329" w:author="Chapter 1 revision" w:date="2026-09-02T00:00:00Z">
        <w:r>
          <w:t xml:space="preserve">Figure 1.2 The n√P and fP criteria in the power–speed plane. The fP contour is drawn for p = 3; changing the pole-pair number translates it vertically, which is the dependence the n√P criterion cannot express. The marked point is the worked example of Section 1.2.5.</w:t>
        </w:r>
      </w:ins>
    </w:p>
    <w:p>
      <w:pPr>
        <w:pStyle w:val="Heading3"/>
        <w:rPr>
          <w:ins w:id="2330" w:author="Chapter 1 revision" w:date="2026-09-02T00:00:00Z"/>
        </w:rPr>
      </w:pPr>
      <w:ins w:id="2331" w:author="Chapter 1 revision" w:date="2026-09-02T00:00:00Z">
        <w:r>
          <w:t xml:space="preserve">1.2.5 Worked example: classifying a traction machine</w:t>
        </w:r>
      </w:ins>
    </w:p>
    <w:p>
      <w:pPr>
        <w:rPr>
          <w:del w:id="2332" w:author="Chapter 1 revision" w:date="2026-09-02T00:00:00Z"/>
        </w:rPr>
      </w:pPr>
      <w:del w:id="2333" w:author="Chapter 1 revision" w:date="2026-09-02T00:00:00Z">
        <w:r>
          <w:delText xml:space="preserve">The challenge of removing heat from a shrinking surface area.</w:delText>
        </w:r>
      </w:del>
    </w:p>
    <w:p>
      <w:pPr>
        <w:rPr>
          <w:del w:id="2334" w:author="Chapter 1 revision" w:date="2026-09-02T00:00:00Z"/>
        </w:rPr>
      </w:pPr>
      <w:del w:id="2335" w:author="Chapter 1 revision" w:date="2026-09-02T00:00:00Z">
        <w:r>
          <w:delText xml:space="preserve">1.6. Summary: Framing the design challenges ahead</w:delText>
        </w:r>
      </w:del>
    </w:p>
    <w:p>
      <w:pPr>
        <w:rPr>
          <w:del w:id="2336" w:author="Chapter 1 revision" w:date="2026-09-02T00:00:00Z"/>
        </w:rPr>
      </w:pPr>
      <w:del w:id="2337" w:author="Chapter 1 revision" w:date="2026-09-02T00:00:00Z">
        <w:r>
          <w:delText xml:space="preserve">Identifying the "High-Speed Trilemma" (Electromagnetic, Mechanical, Thermal).</w:delText>
        </w:r>
      </w:del>
    </w:p>
    <w:p>
      <w:pPr>
        <w:rPr>
          <w:del w:id="2338" w:author="Chapter 1 revision" w:date="2026-09-02T00:00:00Z"/>
        </w:rPr>
      </w:pPr>
      <w:del w:id="2339" w:author="Chapter 1 revision" w:date="2026-09-02T00:00:00Z">
        <w:r>
          <w:delText xml:space="preserve">Roadmap of the following book chapters.</w:delText>
        </w:r>
      </w:del>
    </w:p>
    <w:p>
      <w:pPr>
        <w:rPr>
          <w:del w:id="2340" w:author="Chapter 1 revision" w:date="2026-09-02T00:00:00Z"/>
        </w:rPr>
      </w:pPr>
      <w:del w:id="2341" w:author="Chapter 1 revision" w:date="2026-09-02T00:00:00Z">
        <w:r>
          <w:delText xml:space="preserve">1.1 Introduction: The High-Speed Landscape</w:delText>
        </w:r>
      </w:del>
    </w:p>
    <w:p>
      <w:pPr>
        <w:rPr>
          <w:del w:id="2342" w:author="Chapter 1 revision" w:date="2026-09-02T00:00:00Z"/>
        </w:rPr>
      </w:pPr>
      <w:del w:id="2343" w:author="Chapter 1 revision" w:date="2026-09-02T00:00:00Z">
        <w:r>
          <w:delText xml:space="preserve">High-speed electrical machine design is the art of balancing four mutually exclusive demands: mechanical integrity, electromagnetic efficiency, thermal management, and power electronic feasibility. While a standard 50/60 Hz machine can be designed using established rules of thumb, a high-speed machine exists at the edge of material and switching limits. At these velocities, a 1% change in rotor diameter can lead to catastrophic mechanical failure or a non-linear surge in windage losses; similarly, a slight increase in pole count to save stator mass can push the inverter beyond its stable switching limit.</w:delText>
        </w:r>
      </w:del>
    </w:p>
    <w:p>
      <w:pPr>
        <w:rPr>
          <w:del w:id="2344" w:author="Chapter 1 revision" w:date="2026-09-02T00:00:00Z"/>
        </w:rPr>
      </w:pPr>
      <w:del w:id="2345" w:author="Chapter 1 revision" w:date="2026-09-02T00:00:00Z">
        <w:r>
          <w:delText xml:space="preserve">The speed of a high-speed machine is not merely a mechanical rpm value; it is an electrical frequency challenge. The relationship between mechanical speed (n in r/min) and fundamental frequency (fs) is governed by the pole-pair number (p):</w:delText>
        </w:r>
      </w:del>
    </w:p>
    <w:p>
      <w:pPr>
        <w:rPr>
          <w:del w:id="2346" w:author="Chapter 1 revision" w:date="2026-09-02T00:00:00Z"/>
        </w:rPr>
      </w:pPr>
      <w:del w:id="2347" w:author="Chapter 1 revision" w:date="2026-09-02T00:00:00Z">
        <w:r>
          <w:delText xml:space="preserve">fs=np60.</w:delText>
        </w:r>
      </w:del>
    </w:p>
    <w:p>
      <w:pPr>
        <w:rPr>
          <w:del w:id="2348" w:author="Chapter 1 revision" w:date="2026-09-02T00:00:00Z"/>
        </w:rPr>
      </w:pPr>
      <w:del w:id="2349" w:author="Chapter 1 revision" w:date="2026-09-02T00:00:00Z">
        <w:r>
          <w:delText xml:space="preserve">In traditional industrial high-speed machines, designers often favor a low pole count (p=1 or 2). This keeps the fundamental frequency low enough (typically &lt; 600 Hz) to be served by standard Silicon IGBT-based converters. However, as we push toward the high-specific-power paradigm required for traction or aerospace, we encounter a severe conflict:</w:delText>
        </w:r>
      </w:del>
    </w:p>
    <w:p>
      <w:pPr>
        <w:rPr>
          <w:del w:id="2350" w:author="Chapter 1 revision" w:date="2026-09-02T00:00:00Z"/>
        </w:rPr>
      </w:pPr>
      <w:del w:id="2351" w:author="Chapter 1 revision" w:date="2026-09-02T00:00:00Z">
        <w:r>
          <w:delText xml:space="preserve">The Stator Mass Conflict: To reduce the machine's mass, we must minimize the stator yoke, the back-iron. This requires increasing the pole-pair count (p).</w:delText>
        </w:r>
      </w:del>
    </w:p>
    <w:p>
      <w:pPr>
        <w:rPr>
          <w:del w:id="2352" w:author="Chapter 1 revision" w:date="2026-09-02T00:00:00Z"/>
        </w:rPr>
      </w:pPr>
      <w:del w:id="2353" w:author="Chapter 1 revision" w:date="2026-09-02T00:00:00Z">
        <w:r>
          <w:delText xml:space="preserve">The Switching Frequency Wall: Increasing p drives fs into the multi-kilohertz range. To maintain a high-quality current waveform and minimize rotor harmonic heating, the inverter's switching frequency (fsw) should ideally be 10, rather to 20 times the fundamental frequency.</w:delText>
        </w:r>
      </w:del>
    </w:p>
    <w:p>
      <w:pPr>
        <w:rPr>
          <w:del w:id="2354" w:author="Chapter 1 revision" w:date="2026-09-02T00:00:00Z"/>
        </w:rPr>
      </w:pPr>
      <w:del w:id="2355" w:author="Chapter 1 revision" w:date="2026-09-02T00:00:00Z">
        <w:r>
          <w:delText xml:space="preserve">The Thermal Limit of Silicon: Standard IGBTs struggle with high fsw due to excessive switching losses, leading to a significant thermal derating of the inverter. This often forces designers to compromise, either by accepting a heavier machine with fewer poles or by utilizing complex, heavy output filters that negate the weight savings of the high-speed motor.</w:delText>
        </w:r>
      </w:del>
    </w:p>
    <w:p>
      <w:pPr>
        <w:rPr>
          <w:del w:id="2356" w:author="Chapter 1 revision" w:date="2026-09-02T00:00:00Z"/>
        </w:rPr>
      </w:pPr>
      <w:del w:id="2357" w:author="Chapter 1 revision" w:date="2026-09-02T00:00:00Z">
        <w:r>
          <w:delText xml:space="preserve">Defining "High Speed"</w:delText>
        </w:r>
      </w:del>
    </w:p>
    <w:p>
      <w:pPr>
        <w:rPr>
          <w:del w:id="2358" w:author="Chapter 1 revision" w:date="2026-09-02T00:00:00Z"/>
        </w:rPr>
      </w:pPr>
      <w:del w:id="2359" w:author="Chapter 1 revision" w:date="2026-09-02T00:00:00Z">
        <w:r>
          <w:delText xml:space="preserve">One challenge with high-speed technology is that there is not a universally accepted definition of what "high speed" actually means. Still, certain physical limitations help define the boundaries for electrical machines. When these limits are approached, the machines can be considered high speed. Mechanical, thermal, and power electronics constraints must all be taken into account when developing a high-speed drive system.</w:delText>
        </w:r>
      </w:del>
    </w:p>
    <w:p>
      <w:pPr>
        <w:rPr>
          <w:del w:id="2360" w:author="Chapter 1 revision" w:date="2026-09-02T00:00:00Z"/>
        </w:rPr>
      </w:pPr>
      <w:del w:id="2361" w:author="Chapter 1 revision" w:date="2026-09-02T00:00:00Z">
        <w:r>
          <w:delText xml:space="preserve">The r/min fallacy: Why speed is a relative term.</w:delText>
        </w:r>
      </w:del>
    </w:p>
    <w:p>
      <w:pPr>
        <w:rPr>
          <w:del w:id="2362" w:author="Chapter 1 revision" w:date="2026-09-02T00:00:00Z"/>
        </w:rPr>
      </w:pPr>
      <w:del w:id="2363" w:author="Chapter 1 revision" w:date="2026-09-02T00:00:00Z">
        <w:r>
          <w:delText xml:space="preserve">In high-speed design, revolutions per minute (r/min) is often a deceptive metric that masks the actual physical intensity of the machine. While 50,000 r/min sounds impressive, its engineering significance depends entirely on the physical scale of rotor. A dental drill spinning at 400,000 r/min is a trivial mechanical task compared to a multi-megawatt industrial compressor spinning at 15,000 r/min. This discrepancy is known as the r/min fallacy.</w:delText>
        </w:r>
      </w:del>
    </w:p>
    <w:p>
      <w:pPr>
        <w:rPr>
          <w:del w:id="2364" w:author="Chapter 1 revision" w:date="2026-09-02T00:00:00Z"/>
        </w:rPr>
      </w:pPr>
      <w:del w:id="2365" w:author="Chapter 1 revision" w:date="2026-09-02T00:00:00Z">
        <w:r>
          <w:delText xml:space="preserve">The true measure of "speed" in electrical machines is defined by the peripheral tip speed (vtip = Ωrr). Mechanical stress in the rotor, specifically the centrifugal force, scales with the square of the speed and the radius (rr Ω2). Consequently, a larger rotor at a lower r/min may face far more severe structural challenges, such as the bursting of laminations or the delamination of permanent magnets, than a small rotor at a much higher r/min.</w:delText>
        </w:r>
      </w:del>
    </w:p>
    <w:p>
      <w:pPr>
        <w:rPr>
          <w:del w:id="2366" w:author="Chapter 1 revision" w:date="2026-09-02T00:00:00Z"/>
        </w:rPr>
      </w:pPr>
      <w:del w:id="2367" w:author="Chapter 1 revision" w:date="2026-09-02T00:00:00Z">
        <w:r>
          <w:delText xml:space="preserve">Furthermore, speed is relative to the electromagnetic frequency. A 2-pole machine at 30,000 r/min creates a 500 Hz fundamental, whereas an 8-pole traction motor at the same speed demands 2 kHz. Thus, "high speed" is not a single number but a ratio of mechanical limits, thermal dissipation, and frequency-dependent losses. To classify a machine accurately, one must look past r/min to the vtip and the fP product.</w:delText>
        </w:r>
      </w:del>
    </w:p>
    <w:p>
      <w:pPr>
        <w:rPr>
          <w:del w:id="2368" w:author="Chapter 1 revision" w:date="2026-09-02T00:00:00Z"/>
        </w:rPr>
      </w:pPr>
      <w:del w:id="2369" w:author="Chapter 1 revision" w:date="2026-09-02T00:00:00Z">
        <w:r>
          <w:delText xml:space="preserve">Different definitions of high speed</w:delText>
        </w:r>
      </w:del>
    </w:p>
    <w:p>
      <w:pPr>
        <w:rPr>
          <w:del w:id="2370" w:author="Chapter 1 revision" w:date="2026-09-02T00:00:00Z"/>
        </w:rPr>
      </w:pPr>
      <w:del w:id="2371" w:author="Chapter 1 revision" w:date="2026-09-02T00:00:00Z">
        <w:r>
          <w:delText xml:space="preserve">It is striking how much discussion surrounds high-speed drives, yet the definitions in the literature remain ambiguous and inconsistent. As highlighted, there are two dominant definitions for high-speed machines: one based on peripheral tip speed (exceeding 150 m/s) emphasizing the mechanical strength, and another using the product of rated speed and the square root of power (nP in r/minkW &gt; 100,000) (El Hajji et al., 2024). Neither of these definitions is universally adopted, which contributes to the confusion in the field.</w:delText>
        </w:r>
      </w:del>
    </w:p>
    <w:p>
      <w:pPr>
        <w:rPr>
          <w:del w:id="2372" w:author="Chapter 1 revision" w:date="2026-09-02T00:00:00Z"/>
        </w:rPr>
      </w:pPr>
      <w:del w:id="2373" w:author="Chapter 1 revision" w:date="2026-09-02T00:00:00Z">
        <w:r>
          <w:delText xml:space="preserve">If we also consider a third possible benchmark, the product of frequency and power (the fP product), it becomes clear that “high speed” is not just a matter of mechanical or power criteria, but also electromagnetic performance. A more modern benchmark is the product of fundamental frequency and power (the fP product). This metric bridges the gap between mechanical and electromagnetic limits. While tip speed and nP are common, the fP product is increasingly pertinent as designs push the limits of power electronics. While the literature often references tip speed and nP, the fP product appears as a modern, practical metric, especially pertinent as machine designs push the limits of both power electronics and electromagnetics.</w:delText>
        </w:r>
      </w:del>
    </w:p>
    <w:p>
      <w:pPr>
        <w:rPr>
          <w:del w:id="2374" w:author="Chapter 1 revision" w:date="2026-09-02T00:00:00Z"/>
        </w:rPr>
      </w:pPr>
      <w:del w:id="2375" w:author="Chapter 1 revision" w:date="2026-09-02T00:00:00Z">
        <w:r>
          <w:delText xml:space="preserve">The fP product is discussed in the context of classifying machines beyond simple speed or power alone, emphasizing its role in linking electromagnetic and mechanical limits. However, without external resources provided, no direct literature citation can be offered for the fP product as a formal definition.</w:delText>
        </w:r>
      </w:del>
    </w:p>
    <w:p>
      <w:pPr>
        <w:rPr>
          <w:del w:id="2376" w:author="Chapter 1 revision" w:date="2026-09-02T00:00:00Z"/>
        </w:rPr>
      </w:pPr>
      <w:del w:id="2377" w:author="Chapter 1 revision" w:date="2026-09-02T00:00:00Z">
        <w:r>
          <w:delText xml:space="preserve">In summary, the definitions for high-speed machines remain varied: tip speed, nP, and now the fP product. Literature is still evolving, and while the fP product is gaining recognition as a meaningful metric, explicit references for its adoption in formal classification are limited in the current context.</w:delText>
        </w:r>
      </w:del>
    </w:p>
    <w:p>
      <w:pPr>
        <w:rPr>
          <w:del w:id="2378" w:author="Chapter 1 revision" w:date="2026-09-02T00:00:00Z"/>
        </w:rPr>
      </w:pPr>
      <w:del w:id="2379" w:author="Chapter 1 revision" w:date="2026-09-02T00:00:00Z">
        <w:r>
          <w:delText xml:space="preserve">In EU financed Voltcar project a high-speed traction motor has been designed [ref]. This motor is characterized in Table 1.1</w:delText>
        </w:r>
      </w:del>
    </w:p>
    <w:p>
      <w:pPr>
        <w:rPr>
          <w:ins w:id="2380" w:author="Chapter 1 revision" w:date="2026-09-02T00:00:00Z"/>
        </w:rPr>
      </w:pPr>
      <w:ins w:id="2381" w:author="Chapter 1 revision" w:date="2026-09-02T00:00:00Z">
        <w:r>
          <w:t xml:space="preserve">The high-speed traction machine designed in the EU Voltcar project provides a convenient reference point, and it is used as a running example through the remainder of this chapter. Its principal data are given in Table 1.1.</w:t>
        </w:r>
      </w:ins>
    </w:p>
    <w:p>
      <w:pPr/>
      <w:r>
        <w:t xml:space="preserve">Table </w:t>
      </w:r>
      <w:del w:id="2382" w:author="Chapter 1 revision" w:date="2026-09-02T00:00:00Z">
        <w:r>
          <w:delText xml:space="preserve">1.1. Voltcar inner six-pole rotor radial-flux traction motor </w:delText>
        </w:r>
      </w:del>
      <w:ins w:id="2383" w:author="Chapter 1 revision" w:date="2026-09-02T00:00:00Z">
        <w:r>
          <w:t xml:space="preserve">1.1 Voltcar six-pole radial-flux traction machine, inner rotor </w:t>
        </w:r>
      </w:ins>
    </w:p>
    <w:p>
      <w:pPr>
        <w:rPr>
          <w:ins w:id="2384" w:author="Chapter 1 revision" w:date="2026-09-02T00:00:00Z"/>
        </w:rPr>
      </w:pPr>
      <w:ins w:id="2385" w:author="Chapter 1 revision" w:date="2026-09-02T00:00:00Z">
        <w:r>
          <w:t xml:space="preserve">Quantity | Symbol | Value</w:t>
        </w:r>
      </w:ins>
    </w:p>
    <w:p>
      <w:pPr>
        <w:rPr>
          <w:ins w:id="2386" w:author="Chapter 1 revision" w:date="2026-09-02T00:00:00Z"/>
        </w:rPr>
      </w:pPr>
      <w:ins w:id="2387" w:author="Chapter 1 revision" w:date="2026-09-02T00:00:00Z">
        <w:r>
          <w:t xml:space="preserve">Rated power | P | 120 kW</w:t>
        </w:r>
      </w:ins>
    </w:p>
    <w:p>
      <w:pPr>
        <w:rPr>
          <w:ins w:id="2388" w:author="Chapter 1 revision" w:date="2026-09-02T00:00:00Z"/>
        </w:rPr>
      </w:pPr>
      <w:ins w:id="2389" w:author="Chapter 1 revision" w:date="2026-09-02T00:00:00Z">
        <w:r>
          <w:t xml:space="preserve">Maximum speed | n | 30 000 r/min</w:t>
        </w:r>
      </w:ins>
    </w:p>
    <w:p>
      <w:pPr>
        <w:rPr>
          <w:del w:id="2390" w:author="Chapter 1 revision" w:date="2026-09-02T00:00:00Z"/>
        </w:rPr>
      </w:pPr>
      <w:del w:id="2391" w:author="Chapter 1 revision" w:date="2026-09-02T00:00:00Z">
        <w:r>
          <w:delText xml:space="preserve">Power, P = 120 kW | rotor diameter Dr = 96 mm | max speed, n = 30000 r/min</w:delText>
        </w:r>
      </w:del>
    </w:p>
    <w:p>
      <w:pPr>
        <w:rPr>
          <w:ins w:id="2392" w:author="Chapter 1 revision" w:date="2026-09-02T00:00:00Z"/>
        </w:rPr>
      </w:pPr>
      <w:ins w:id="2393" w:author="Chapter 1 revision" w:date="2026-09-02T00:00:00Z">
        <w:r>
          <w:t xml:space="preserve">Rotor diameter | D_r | 96 mm</w:t>
        </w:r>
      </w:ins>
    </w:p>
    <w:p>
      <w:pPr>
        <w:rPr>
          <w:ins w:id="2394" w:author="Chapter 1 revision" w:date="2026-09-02T00:00:00Z"/>
        </w:rPr>
      </w:pPr>
      <w:ins w:id="2395" w:author="Chapter 1 revision" w:date="2026-09-02T00:00:00Z">
        <w:r>
          <w:t xml:space="preserve">Pole pairs | p | 3</w:t>
        </w:r>
      </w:ins>
    </w:p>
    <w:p>
      <w:pPr>
        <w:rPr>
          <w:ins w:id="2396" w:author="Chapter 1 revision" w:date="2026-09-02T00:00:00Z"/>
        </w:rPr>
      </w:pPr>
      <w:ins w:id="2397" w:author="Chapter 1 revision" w:date="2026-09-02T00:00:00Z">
        <w:r>
          <w:t xml:space="preserve">Applying the three criteria in turn:</w:t>
        </w:r>
      </w:ins>
    </w:p>
    <w:p>
      <w:pPr>
        <w:rPr>
          <w:ins w:id="2398" w:author="Chapter 1 revision" w:date="2026-09-02T00:00:00Z"/>
        </w:rPr>
      </w:pPr>
      <w:ins w:id="2399" w:author="Chapter 1 revision" w:date="2026-09-02T00:00:00Z">
        <w:r>
          <w:t xml:space="preserve">Peripheral speed. From equation (1.1),</w:t>
        </w:r>
      </w:ins>
    </w:p>
    <w:p>
      <w:pPr>
        <w:rPr>
          <w:del w:id="2400" w:author="Chapter 1 revision" w:date="2026-09-02T00:00:00Z"/>
        </w:rPr>
      </w:pPr>
      <w:del w:id="2401" w:author="Chapter 1 revision" w:date="2026-09-02T00:00:00Z">
        <w:r>
          <w:delText xml:space="preserve">peripheral speed vtip = 30000/60 × π × 0.096 m/s = 151 m/s</w:delText>
        </w:r>
      </w:del>
    </w:p>
    <w:p>
      <w:pPr>
        <w:rPr>
          <w:ins w:id="2402" w:author="Chapter 1 revision" w:date="2026-09-02T00:00:00Z"/>
        </w:rPr>
      </w:pPr>
      <w:ins w:id="2403" w:author="Chapter 1 revision" w:date="2026-09-02T00:00:00Z">
        <w:r>
          <w:t xml:space="preserve">v_tip = π × 0.096 m × 30 000 / 60 = 150.8 m/s</w:t>
        </w:r>
      </w:ins>
    </w:p>
    <w:p>
      <w:pPr>
        <w:rPr>
          <w:ins w:id="2404" w:author="Chapter 1 revision" w:date="2026-09-02T00:00:00Z"/>
        </w:rPr>
      </w:pPr>
      <w:ins w:id="2405" w:author="Chapter 1 revision" w:date="2026-09-02T00:00:00Z">
        <w:r>
          <w:t xml:space="preserve">which exceeds the conventional 150 m/s threshold, but only just. Mechanically this machine sits at the boundary of the high-speed regime rather than deep inside it.</w:t>
        </w:r>
      </w:ins>
    </w:p>
    <w:p>
      <w:pPr>
        <w:rPr>
          <w:ins w:id="2406" w:author="Chapter 1 revision" w:date="2026-09-02T00:00:00Z"/>
        </w:rPr>
      </w:pPr>
      <w:ins w:id="2407" w:author="Chapter 1 revision" w:date="2026-09-02T00:00:00Z">
        <w:r>
          <w:t xml:space="preserve">The n√P criterion. From equation (1.4),</w:t>
        </w:r>
      </w:ins>
    </w:p>
    <w:p>
      <w:pPr>
        <w:rPr>
          <w:ins w:id="2408" w:author="Chapter 1 revision" w:date="2026-09-02T00:00:00Z"/>
        </w:rPr>
      </w:pPr>
      <w:ins w:id="2409" w:author="Chapter 1 revision" w:date="2026-09-02T00:00:00Z">
        <w:r>
          <w:t xml:space="preserve">n√P = 30 000 × √120 = 3.29 × 10⁵</w:t>
        </w:r>
      </w:ins>
    </w:p>
    <w:p>
      <w:pPr>
        <w:rPr>
          <w:ins w:id="2410" w:author="Chapter 1 revision" w:date="2026-09-02T00:00:00Z"/>
        </w:rPr>
      </w:pPr>
      <w:ins w:id="2411" w:author="Chapter 1 revision" w:date="2026-09-02T00:00:00Z">
        <w:r>
          <w:t xml:space="preserve">which exceeds the 10⁵ threshold by a factor of 3.3. By this measure the machine is comfortably in the high-speed class.</w:t>
        </w:r>
      </w:ins>
    </w:p>
    <w:p>
      <w:pPr>
        <w:rPr>
          <w:ins w:id="2412" w:author="Chapter 1 revision" w:date="2026-09-02T00:00:00Z"/>
        </w:rPr>
      </w:pPr>
      <w:ins w:id="2413" w:author="Chapter 1 revision" w:date="2026-09-02T00:00:00Z">
        <w:r>
          <w:t xml:space="preserve">The fP product. From equation (1.5),</w:t>
        </w:r>
      </w:ins>
    </w:p>
    <w:p>
      <w:pPr>
        <w:rPr>
          <w:del w:id="2414" w:author="Chapter 1 revision" w:date="2026-09-02T00:00:00Z"/>
        </w:rPr>
      </w:pPr>
      <w:del w:id="2415" w:author="Chapter 1 revision" w:date="2026-09-02T00:00:00Z">
        <w:r>
          <w:delText xml:space="preserve">nP= 30000 r/min × 120 kW = 329 000 r/min kW</w:delText>
        </w:r>
      </w:del>
    </w:p>
    <w:p>
      <w:pPr>
        <w:rPr>
          <w:del w:id="2416" w:author="Chapter 1 revision" w:date="2026-09-02T00:00:00Z"/>
        </w:rPr>
      </w:pPr>
      <w:del w:id="2417" w:author="Chapter 1 revision" w:date="2026-09-02T00:00:00Z">
        <w:r>
          <w:delText xml:space="preserve">fP = 1500 1/s × 120 kW = 180 000 kW/s</w:delText>
        </w:r>
      </w:del>
    </w:p>
    <w:p>
      <w:pPr>
        <w:rPr>
          <w:ins w:id="2418" w:author="Chapter 1 revision" w:date="2026-09-02T00:00:00Z"/>
        </w:rPr>
      </w:pPr>
      <w:ins w:id="2419" w:author="Chapter 1 revision" w:date="2026-09-02T00:00:00Z">
        <w:r>
          <w:t xml:space="preserve">f₁ = 3 × 30 000 / 60 = 1500 Hz, f₁P = 1500 × 120 = 1.8 × 10⁵ kW/s</w:t>
        </w:r>
      </w:ins>
    </w:p>
    <w:p>
      <w:pPr>
        <w:rPr>
          <w:ins w:id="2420" w:author="Chapter 1 revision" w:date="2026-09-02T00:00:00Z"/>
        </w:rPr>
      </w:pPr>
      <w:ins w:id="2421" w:author="Chapter 1 revision" w:date="2026-09-02T00:00:00Z">
        <w:r>
          <w:t xml:space="preserve">The disagreement between the first two criteria is itself instructive: a machine can be marginal mechanically and unambiguous electromagnetically, and the reason is the pole count. Had the same rotor been wound as a two-pole machine, the tip speed and the n√P value would have been unchanged while the fundamental frequency, and with it the fP product, would have fallen by a factor of three. The consequences of that choice are pursued in Section 1.5, where the converter requirement for this machine is derived.</w:t>
        </w:r>
      </w:ins>
    </w:p>
    <w:p>
      <w:pPr>
        <w:rPr>
          <w:del w:id="2422" w:author="Chapter 1 revision" w:date="2026-09-02T00:00:00Z"/>
        </w:rPr>
      </w:pPr>
      <w:del w:id="2423" w:author="Chapter 1 revision" w:date="2026-09-02T00:00:00Z">
        <w:r>
          <w:delText xml:space="preserve">If we consider that the two first definitions fulfil the definition, we may also set a target for the fP product. If fP reaches 180 000 kW/s a drive can be set as a high speed drive.</w:delText>
        </w:r>
      </w:del>
    </w:p>
    <w:p>
      <w:pPr>
        <w:rPr>
          <w:del w:id="2424" w:author="Chapter 1 revision" w:date="2026-09-02T00:00:00Z"/>
        </w:rPr>
      </w:pPr>
      <w:del w:id="2425" w:author="Chapter 1 revision" w:date="2026-09-02T00:00:00Z">
        <w:r>
          <w:delText xml:space="preserve">1.1.2 Historical Context and the Direct-Drive Revolution in industrial high-speed applications</w:delText>
        </w:r>
      </w:del>
    </w:p>
    <w:p>
      <w:pPr>
        <w:rPr>
          <w:del w:id="2426" w:author="Chapter 1 revision" w:date="2026-09-02T00:00:00Z"/>
        </w:rPr>
      </w:pPr>
      <w:del w:id="2427" w:author="Chapter 1 revision" w:date="2026-09-02T00:00:00Z">
        <w:r>
          <w:delText xml:space="preserve">For decades, the industrial standard for achieving high-speed rotation, required for compressors, pumps, and fans, relied on the geared solution. This architecture utilizes a standard four-pole network-connected induction motor operating at 1,500 or 1,800 r/min, coupled to a mechanical speed-increaser gearbox. While functionally mature, this traditional setup is increasingly viewed as a bottleneck in the pursuit of system efficiency and power density. The modern transition toward integrated high-speed (HS) units represents a fundamental shift toward direct-drive technology, where the electrical machine is designed to match the load speed natively.</w:delText>
        </w:r>
      </w:del>
    </w:p>
    <w:p>
      <w:pPr>
        <w:rPr>
          <w:del w:id="2428" w:author="Chapter 1 revision" w:date="2026-09-02T00:00:00Z"/>
        </w:rPr>
      </w:pPr>
      <w:del w:id="2429" w:author="Chapter 1 revision" w:date="2026-09-02T00:00:00Z">
        <w:r>
          <w:delText xml:space="preserve">The Limitations of the Geared Legacy</w:delText>
        </w:r>
      </w:del>
    </w:p>
    <w:p>
      <w:pPr>
        <w:rPr>
          <w:del w:id="2430" w:author="Chapter 1 revision" w:date="2026-09-02T00:00:00Z"/>
        </w:rPr>
      </w:pPr>
      <w:del w:id="2431" w:author="Chapter 1 revision" w:date="2026-09-02T00:00:00Z">
        <w:r>
          <w:delText xml:space="preserve">The primary driver for this transition is the inherent complexity of the mechanical drivetrain. Gearboxes are notoriously maintenance-intensive; they require dedicated massive lubrication systems, oil cooling, and frequent seal replacements. Mechanically, they introduce significant parasitic losses, often reducing system efficiency by 2% to 5%. Furthermore, the sheer physical footprint of a motor-gearbox-load assembly is substantial, making it unsuitable for applications where space and mass are at a premium, such as subsea compression or mobile transport. In the worst case a geared HS unit needs a two-store building where a large lubrication-oil tank needs to be located below the drive itself in the basement.</w:delText>
        </w:r>
      </w:del>
    </w:p>
    <w:p>
      <w:pPr>
        <w:rPr>
          <w:del w:id="2432" w:author="Chapter 1 revision" w:date="2026-09-02T00:00:00Z"/>
        </w:rPr>
      </w:pPr>
      <w:del w:id="2433" w:author="Chapter 1 revision" w:date="2026-09-02T00:00:00Z">
        <w:r>
          <w:delText xml:space="preserve">[FIGURE]</w:delText>
        </w:r>
      </w:del>
    </w:p>
    <w:p>
      <w:pPr>
        <w:rPr>
          <w:del w:id="2434" w:author="Chapter 1 revision" w:date="2026-09-02T00:00:00Z"/>
        </w:rPr>
      </w:pPr>
      <w:del w:id="2435" w:author="Chapter 1 revision" w:date="2026-09-02T00:00:00Z">
        <w:r>
          <w:delText xml:space="preserve">Figure 2. Caption</w:delText>
        </w:r>
      </w:del>
    </w:p>
    <w:p>
      <w:pPr>
        <w:rPr>
          <w:del w:id="2436" w:author="Chapter 1 revision" w:date="2026-09-02T00:00:00Z"/>
        </w:rPr>
      </w:pPr>
      <w:del w:id="2437" w:author="Chapter 1 revision" w:date="2026-09-02T00:00:00Z">
        <w:r>
          <w:delText xml:space="preserve">The Integrated High-Speed Unit: A Leap in Performance</w:delText>
        </w:r>
      </w:del>
    </w:p>
    <w:p>
      <w:pPr>
        <w:rPr>
          <w:del w:id="2438" w:author="Chapter 1 revision" w:date="2026-09-02T00:00:00Z"/>
        </w:rPr>
      </w:pPr>
      <w:del w:id="2439" w:author="Chapter 1 revision" w:date="2026-09-02T00:00:00Z">
        <w:r>
          <w:delText xml:space="preserve">By eliminating the gearbox, integrated high-speed units offer a streamlined plug-and-play alternative. In this configuration, the rotor of the electrical machine is often mounted on the same shaft as the process load (e.g., the impeller). This integration yields several transformative benefits:</w:delText>
        </w:r>
      </w:del>
    </w:p>
    <w:p>
      <w:pPr>
        <w:rPr>
          <w:del w:id="2440" w:author="Chapter 1 revision" w:date="2026-09-02T00:00:00Z"/>
        </w:rPr>
      </w:pPr>
      <w:del w:id="2441" w:author="Chapter 1 revision" w:date="2026-09-02T00:00:00Z">
        <w:r>
          <w:delText xml:space="preserve">System Efficiency: Removing the gear stages and high-speed couplings provides a direct boost to wire-to-shaft efficiency. When combined with the high fundamental efficiency of a permanent magnet or solid-rotor induction motor, the energy savings over a 20-year lifecycle are immense.</w:delText>
        </w:r>
      </w:del>
    </w:p>
    <w:p>
      <w:pPr>
        <w:rPr>
          <w:del w:id="2442" w:author="Chapter 1 revision" w:date="2026-09-02T00:00:00Z"/>
        </w:rPr>
      </w:pPr>
      <w:del w:id="2443" w:author="Chapter 1 revision" w:date="2026-09-02T00:00:00Z">
        <w:r>
          <w:delText xml:space="preserve">Oil-Free Operation: Integrated units often utilize active magnetic bearings (AMB) or foil bearings. This removes the need for oil lubrication entirely, allowing for oil-free processes that are critical in the food, pharmaceutical, and semiconductor industries, as well as in subsea environments where oil leakage is an environmental hazard.</w:delText>
        </w:r>
      </w:del>
    </w:p>
    <w:p>
      <w:pPr>
        <w:rPr>
          <w:del w:id="2444" w:author="Chapter 1 revision" w:date="2026-09-02T00:00:00Z"/>
        </w:rPr>
      </w:pPr>
      <w:del w:id="2445" w:author="Chapter 1 revision" w:date="2026-09-02T00:00:00Z">
        <w:r>
          <w:delText xml:space="preserve">Reliability and Maintenance: With fewer moving parts and no mechanical gears to wear down, the Mean Time Between Failure (MTBF) increases significantly. The machine becomes a hermetically sealable unit, protected from the environment.</w:delText>
        </w:r>
      </w:del>
    </w:p>
    <w:p>
      <w:pPr>
        <w:rPr>
          <w:del w:id="2446" w:author="Chapter 1 revision" w:date="2026-09-02T00:00:00Z"/>
        </w:rPr>
      </w:pPr>
      <w:del w:id="2447" w:author="Chapter 1 revision" w:date="2026-09-02T00:00:00Z">
        <w:r>
          <w:delText xml:space="preserve">Challenges and Trade-offs</w:delText>
        </w:r>
      </w:del>
    </w:p>
    <w:p>
      <w:pPr>
        <w:rPr>
          <w:del w:id="2448" w:author="Chapter 1 revision" w:date="2026-09-02T00:00:00Z"/>
        </w:rPr>
      </w:pPr>
      <w:del w:id="2449" w:author="Chapter 1 revision" w:date="2026-09-02T00:00:00Z">
        <w:r>
          <w:delText xml:space="preserve">The transition is not without its engineering hurdles. Moving from 1,800 r/min to 60,000 r/min shifts the burden from mechanical engineering to multidisciplinary physics. The integrated rotor must handle extreme centrifugal stresses, and the stator must be designed to withstand high-frequency iron losses. Furthermore, the loss of the gearbox means the electrical machine must handle the full thermal load of the process within a much smaller volume, necessitating advanced cooling strategies like direct-oil cooling or jacket cooling.</w:delText>
        </w:r>
      </w:del>
    </w:p>
    <w:p>
      <w:pPr>
        <w:rPr>
          <w:del w:id="2450" w:author="Chapter 1 revision" w:date="2026-09-02T00:00:00Z"/>
        </w:rPr>
      </w:pPr>
      <w:del w:id="2451" w:author="Chapter 1 revision" w:date="2026-09-02T00:00:00Z">
        <w:r>
          <w:delText xml:space="preserve">The move from geared systems to integrated high-speed units is more than a component swap; it is a systemic evolution. As Wide Bandgap (SiC) power electronics and high-strength rotor materials continue to mature, the "direct-drive" approach is becoming the default for any application where footprint, efficiency, and reliability are paramount. This chapter explores how this transition is redefining industrial standards and opening new frontiers in high-performance engineering.</w:delText>
        </w:r>
      </w:del>
    </w:p>
    <w:p>
      <w:pPr>
        <w:rPr>
          <w:del w:id="2452" w:author="Chapter 1 revision" w:date="2026-09-02T00:00:00Z"/>
        </w:rPr>
      </w:pPr>
      <w:del w:id="2453" w:author="Chapter 1 revision" w:date="2026-09-02T00:00:00Z">
        <w:r>
          <w:delText xml:space="preserve">The Divergent Evolution: Direct-Drive Industrial vs. Geared Traction</w:delText>
        </w:r>
      </w:del>
    </w:p>
    <w:p>
      <w:pPr>
        <w:rPr>
          <w:del w:id="2454" w:author="Chapter 1 revision" w:date="2026-09-02T00:00:00Z"/>
        </w:rPr>
      </w:pPr>
      <w:del w:id="2455" w:author="Chapter 1 revision" w:date="2026-09-02T00:00:00Z">
        <w:r>
          <w:delText xml:space="preserve">While the trend in high-speed engineering is toward higher rotational velocities, the physical implementation of that speed differs radically based on the economic and operational requirements of the application. This creates a fascinating divergence: Industrial HS units are moving toward the elimination of gears and bearings, while Traction HS units are embracing them as essential components of a mass-optimized system.</w:delText>
        </w:r>
      </w:del>
    </w:p>
    <w:p>
      <w:pPr>
        <w:rPr>
          <w:del w:id="2456" w:author="Chapter 1 revision" w:date="2026-09-02T00:00:00Z"/>
        </w:rPr>
      </w:pPr>
      <w:del w:id="2457" w:author="Chapter 1 revision" w:date="2026-09-02T00:00:00Z">
        <w:r>
          <w:delText xml:space="preserve">The Industrial Paradigm: The "Gearless" Hermetic Unit</w:delText>
        </w:r>
      </w:del>
    </w:p>
    <w:p>
      <w:pPr>
        <w:rPr>
          <w:del w:id="2458" w:author="Chapter 1 revision" w:date="2026-09-02T00:00:00Z"/>
        </w:rPr>
      </w:pPr>
      <w:del w:id="2459" w:author="Chapter 1 revision" w:date="2026-09-02T00:00:00Z">
        <w:r>
          <w:delText xml:space="preserve">In the industrial sector, covering compressors, blowers, and expanders, the move is toward total integration. By mounting the impeller directly on the motor shaft and utilizing Active Magnetic Bearings (AMB) or foil bearings, the system becomes a single, hermetically sealed unit.</w:delText>
        </w:r>
      </w:del>
    </w:p>
    <w:p>
      <w:pPr>
        <w:rPr>
          <w:del w:id="2460" w:author="Chapter 1 revision" w:date="2026-09-02T00:00:00Z"/>
        </w:rPr>
      </w:pPr>
      <w:del w:id="2461" w:author="Chapter 1 revision" w:date="2026-09-02T00:00:00Z">
        <w:r>
          <w:delText xml:space="preserve">The primary driver here is Total Cost of Ownership (TCO) and process purity. For a wastewater treatment plant or a subsea gas compressor, the elimination of the gearbox and the oil-lubrication system removes the most frequent points of failure. Although the initial capital expenditure (CAPEX) for a high-speed motor and AMB system is higher than a geared induction motor, the savings in maintenance, the 2–5% gain in system efficiency, and the "oil-free" operation justify the investment. Here, high speed is the enabler for simplicity and reliability.</w:delText>
        </w:r>
      </w:del>
    </w:p>
    <w:p>
      <w:pPr>
        <w:rPr>
          <w:del w:id="2462" w:author="Chapter 1 revision" w:date="2026-09-02T00:00:00Z"/>
        </w:rPr>
      </w:pPr>
      <w:del w:id="2463" w:author="Chapter 1 revision" w:date="2026-09-02T00:00:00Z">
        <w:r>
          <w:delText xml:space="preserve">The Traction Paradigm: The Geared High-Speed Optimum</w:delText>
        </w:r>
      </w:del>
    </w:p>
    <w:p>
      <w:pPr>
        <w:rPr>
          <w:del w:id="2464" w:author="Chapter 1 revision" w:date="2026-09-02T00:00:00Z"/>
        </w:rPr>
      </w:pPr>
      <w:del w:id="2465" w:author="Chapter 1 revision" w:date="2026-09-02T00:00:00Z">
        <w:r>
          <w:delText xml:space="preserve">In the automotive and heavy-duty traction sector, engineering logic flips. A direct-drive motor for a vehicle would require immense torque to provide the necessary acceleration at the wheels, leading to a massive, heavy, and expensive machine. To keep the vehicle light and the cost low, engineers utilize the High-Speed Optimum: a high-speed motor (often 15,000 to 25,000 r/min) coupled with a high-precision, fixed-ratio step-down gearbox.</w:delText>
        </w:r>
      </w:del>
    </w:p>
    <w:p>
      <w:pPr>
        <w:rPr>
          <w:del w:id="2466" w:author="Chapter 1 revision" w:date="2026-09-02T00:00:00Z"/>
        </w:rPr>
      </w:pPr>
      <w:del w:id="2467" w:author="Chapter 1 revision" w:date="2026-09-02T00:00:00Z">
        <w:r>
          <w:delText xml:space="preserve">Unlike the industrial compressor, the traction motor relies on high-precision, oil-lubricated angular-contact ball bearings. These are chosen over AMBs because they are significantly cheaper, more compact, and capable of handling the high shock and vibration loads inherent in road transport.</w:delText>
        </w:r>
      </w:del>
    </w:p>
    <w:p>
      <w:pPr>
        <w:rPr>
          <w:del w:id="2468" w:author="Chapter 1 revision" w:date="2026-09-02T00:00:00Z"/>
        </w:rPr>
      </w:pPr>
      <w:del w:id="2469" w:author="Chapter 1 revision" w:date="2026-09-02T00:00:00Z">
        <w:r>
          <w:delText xml:space="preserve">The Economic Paradox: Why "More Parts" Can Be Cheaper</w:delText>
        </w:r>
      </w:del>
    </w:p>
    <w:p>
      <w:pPr>
        <w:rPr>
          <w:del w:id="2470" w:author="Chapter 1 revision" w:date="2026-09-02T00:00:00Z"/>
        </w:rPr>
      </w:pPr>
      <w:del w:id="2471" w:author="Chapter 1 revision" w:date="2026-09-02T00:00:00Z">
        <w:r>
          <w:delText xml:space="preserve">The traction sector proves an interesting economic paradox: adding a gearbox and a lubrication system is actually cheaper than building a low-speed direct-drive motor.</w:delText>
        </w:r>
      </w:del>
    </w:p>
    <w:p>
      <w:pPr>
        <w:rPr>
          <w:del w:id="2472" w:author="Chapter 1 revision" w:date="2026-09-02T00:00:00Z"/>
        </w:rPr>
      </w:pPr>
      <w:del w:id="2473" w:author="Chapter 1 revision" w:date="2026-09-02T00:00:00Z">
        <w:r>
          <w:delText xml:space="preserve">Material Cost: A high-speed motor is much smaller, requiring significantly less copper and rare-earth magnet material.</w:delText>
        </w:r>
      </w:del>
    </w:p>
    <w:p>
      <w:pPr>
        <w:rPr>
          <w:del w:id="2474" w:author="Chapter 1 revision" w:date="2026-09-02T00:00:00Z"/>
        </w:rPr>
      </w:pPr>
      <w:del w:id="2475" w:author="Chapter 1 revision" w:date="2026-09-02T00:00:00Z">
        <w:r>
          <w:delText xml:space="preserve">The "Torque is Expensive" Rule: Since P = TΩ, if you increase speed (Ω), you can produce the same power (P) with much less torque (T). In traction, where space is limited, it is economically and physically superior to generate that power at high speed and use a robust set of gears to trade speed for the torque required at the axles.</w:delText>
        </w:r>
      </w:del>
    </w:p>
    <w:p>
      <w:pPr>
        <w:rPr>
          <w:del w:id="2476" w:author="Chapter 1 revision" w:date="2026-09-02T00:00:00Z"/>
        </w:rPr>
      </w:pPr>
      <w:del w:id="2477" w:author="Chapter 1 revision" w:date="2026-09-02T00:00:00Z">
        <w:r>
          <w:delText xml:space="preserve">In summary, the high-speed field is split between the industrial goal of no gears to maximize reliability, and the traction goal of high-speed plus gears to maximize power density and minimize cost. This chapter explores how these two different philosophies dictate the choice of materials, topologies, and power electronics.</w:delText>
        </w:r>
      </w:del>
    </w:p>
    <w:p>
      <w:pPr>
        <w:rPr>
          <w:del w:id="2478" w:author="Chapter 1 revision" w:date="2026-09-02T00:00:00Z"/>
        </w:rPr>
      </w:pPr>
      <w:del w:id="2479" w:author="Chapter 1 revision" w:date="2026-09-02T00:00:00Z">
        <w:r>
          <w:delText xml:space="preserve">1.2.1 Industrial High-Speed Machines: The Stationary Approach</w:delText>
        </w:r>
      </w:del>
    </w:p>
    <w:p>
      <w:pPr>
        <w:rPr>
          <w:del w:id="2480" w:author="Chapter 1 revision" w:date="2026-09-02T00:00:00Z"/>
        </w:rPr>
      </w:pPr>
      <w:del w:id="2481" w:author="Chapter 1 revision" w:date="2026-09-02T00:00:00Z">
        <w:r>
          <w:delText xml:space="preserve">In the industrial sector, the transition to high-speed (HS) electrical machines is driven by a paradigm of system simplification and life-cycle economy. For applications such as centrifugal compressors, wastewater aeration blowers, and organic Rankine cycle (ORC) energy recovery systems, the "stationary" approach to HS design prioritizes long-term reliability and high operational efficiency over extreme mass minimization. Unlike the traction sector, where every kilogram saved translates to vehicle range, the industrial HS machine is often judged by its ability to run maintenance-free for 100,000 hours.</w:delText>
        </w:r>
      </w:del>
    </w:p>
    <w:p>
      <w:pPr>
        <w:rPr>
          <w:del w:id="2482" w:author="Chapter 1 revision" w:date="2026-09-02T00:00:00Z"/>
        </w:rPr>
      </w:pPr>
      <w:del w:id="2483" w:author="Chapter 1 revision" w:date="2026-09-02T00:00:00Z">
        <w:r>
          <w:delText xml:space="preserve">Applications: The Drivers of Direct-Drive</w:delText>
        </w:r>
      </w:del>
    </w:p>
    <w:p>
      <w:pPr>
        <w:rPr>
          <w:del w:id="2484" w:author="Chapter 1 revision" w:date="2026-09-02T00:00:00Z"/>
        </w:rPr>
      </w:pPr>
      <w:del w:id="2485" w:author="Chapter 1 revision" w:date="2026-09-02T00:00:00Z">
        <w:r>
          <w:delText xml:space="preserve">The primary applications for industrial HS machines are those requiring high-velocity fluid movement or energy extraction from high-pressure flows.</w:delText>
        </w:r>
      </w:del>
    </w:p>
    <w:p>
      <w:pPr>
        <w:rPr>
          <w:del w:id="2486" w:author="Chapter 1 revision" w:date="2026-09-02T00:00:00Z"/>
        </w:rPr>
      </w:pPr>
      <w:del w:id="2487" w:author="Chapter 1 revision" w:date="2026-09-02T00:00:00Z">
        <w:r>
          <w:delText xml:space="preserve">Centrifugal Compressors: Traditionally, these required a speed-increasing gearbox to reach the necessary impeller tip speeds. By utilizing a high-speed motor, the impeller can be mounted directly on the motor shaft. This eliminates the gearbox, reducing the footprint and removing the parasitic mechanical losses (typically 2–5%) associated with gear meshing and additional bearings.</w:delText>
        </w:r>
      </w:del>
    </w:p>
    <w:p>
      <w:pPr>
        <w:rPr>
          <w:del w:id="2488" w:author="Chapter 1 revision" w:date="2026-09-02T00:00:00Z"/>
        </w:rPr>
      </w:pPr>
      <w:del w:id="2489" w:author="Chapter 1 revision" w:date="2026-09-02T00:00:00Z">
        <w:r>
          <w:delText xml:space="preserve">Wastewater Aeration: Large blowers provide oxygen to bacteria in treatment tanks. These machines operate 24/7. Here, the HS approach allows for a compact, oil-free design. When paired with active magnetic bearings (AMB), the risk of oil contaminating the process air, and eventually the treatment tanks, is eliminated.</w:delText>
        </w:r>
      </w:del>
    </w:p>
    <w:p>
      <w:pPr>
        <w:rPr>
          <w:del w:id="2490" w:author="Chapter 1 revision" w:date="2026-09-02T00:00:00Z"/>
        </w:rPr>
      </w:pPr>
      <w:del w:id="2491" w:author="Chapter 1 revision" w:date="2026-09-02T00:00:00Z">
        <w:r>
          <w:delText xml:space="preserve">Energy Recovery (ORC and Turbo-expanders): In industrial waste heat recovery, a high-speed generator is coupled to a turbine. The ability to operate at the turbine’s native speed (often 20,000 to 50,000 r/min) allows for a direct-drive generator that is significantly smaller and more efficient than a standard 1,500 r/min unit with a gearbox.</w:delText>
        </w:r>
      </w:del>
    </w:p>
    <w:p>
      <w:pPr>
        <w:rPr>
          <w:del w:id="2492" w:author="Chapter 1 revision" w:date="2026-09-02T00:00:00Z"/>
        </w:rPr>
      </w:pPr>
      <w:del w:id="2493" w:author="Chapter 1 revision" w:date="2026-09-02T00:00:00Z">
        <w:r>
          <w:delText xml:space="preserve">Topology: The Logic of Low Pole Counts</w:delText>
        </w:r>
      </w:del>
    </w:p>
    <w:p>
      <w:pPr>
        <w:rPr>
          <w:del w:id="2494" w:author="Chapter 1 revision" w:date="2026-09-02T00:00:00Z"/>
        </w:rPr>
      </w:pPr>
      <w:del w:id="2495" w:author="Chapter 1 revision" w:date="2026-09-02T00:00:00Z">
        <w:r>
          <w:delText xml:space="preserve">The industrial HS machine is defined by a conservative electromagnetic approach, typically favoring low pole-count topologies, specifically 2-pole Induction Machines (IM) and 2-pole or 4-pole Rotor-Surface-Magnet Permanent-Magnet Synchronous Machines (SPM).</w:delText>
        </w:r>
      </w:del>
    </w:p>
    <w:p>
      <w:pPr>
        <w:rPr>
          <w:del w:id="2496" w:author="Chapter 1 revision" w:date="2026-09-02T00:00:00Z"/>
        </w:rPr>
      </w:pPr>
      <w:del w:id="2497" w:author="Chapter 1 revision" w:date="2026-09-02T00:00:00Z">
        <w:r>
          <w:delText xml:space="preserve">2-Pole Induction Machines (IM)</w:delText>
        </w:r>
      </w:del>
    </w:p>
    <w:p>
      <w:pPr>
        <w:rPr>
          <w:del w:id="2498" w:author="Chapter 1 revision" w:date="2026-09-02T00:00:00Z"/>
        </w:rPr>
      </w:pPr>
      <w:del w:id="2499" w:author="Chapter 1 revision" w:date="2026-09-02T00:00:00Z">
        <w:r>
          <w:delText xml:space="preserve">The high-speed IM remains a workhorse for industrial applications due to its inherent ruggedness. The rotor often consists of a solid steel body or high-strength laminations. While the rotor squirrel cage must be carefully designed to withstand centrifugal forces, the absence of magnets simplifies the mechanical retention strategy. The 2-pole configuration is favored because it results in the lowest possible fundamental frequency for a given speed and the highest possible power factor. Both of these have profound implications for the power electronics. Lowest possible frequency results in low iron losses.</w:delText>
        </w:r>
      </w:del>
    </w:p>
    <w:p>
      <w:pPr>
        <w:rPr>
          <w:del w:id="2500" w:author="Chapter 1 revision" w:date="2026-09-02T00:00:00Z"/>
        </w:rPr>
      </w:pPr>
      <w:del w:id="2501" w:author="Chapter 1 revision" w:date="2026-09-02T00:00:00Z">
        <w:r>
          <w:delText xml:space="preserve">2/4-Pole Rotor-Surface-Magnet PMSMs</w:delText>
        </w:r>
      </w:del>
    </w:p>
    <w:p>
      <w:pPr>
        <w:rPr>
          <w:del w:id="2502" w:author="Chapter 1 revision" w:date="2026-09-02T00:00:00Z"/>
        </w:rPr>
      </w:pPr>
      <w:del w:id="2503" w:author="Chapter 1 revision" w:date="2026-09-02T00:00:00Z">
        <w:r>
          <w:delText xml:space="preserve">For higher efficiency, the SPM topology is preferred. By placing high-energy magnets (typically Neodymium Iron Boron or Samarium Cobalt) on the rotor surface, the machine eliminates rotor copper losses. However, at high speeds, these magnets cannot withstand the centrifugal tension on their own. The industrial stationary strategy utilizes thick high-strength Carbon Fiber (CF) or Inconel sleeves to provide the necessary pre-stress [ref].</w:delText>
        </w:r>
      </w:del>
    </w:p>
    <w:p>
      <w:pPr>
        <w:rPr>
          <w:del w:id="2504" w:author="Chapter 1 revision" w:date="2026-09-02T00:00:00Z"/>
        </w:rPr>
      </w:pPr>
      <w:del w:id="2505" w:author="Chapter 1 revision" w:date="2026-09-02T00:00:00Z">
        <w:r>
          <w:delText xml:space="preserve">A 2-pole or 4-pole arrangement is chosen to maintain a manageable frequency. For example, a 2-pole machine at 30,000 r/min results in a 500 Hz fundamental frequency while 4-pole solution doubles the fundamental to 1000 Hz. A 2-pole solution is a deliberate design choice: it allows the use of relatively thick stator laminations (0.2–0.35 mm) compared to the ultra-thin foils required in higher-frequency machines, keeping manufacturing costs under control while maintaining high efficiency.</w:delText>
        </w:r>
      </w:del>
    </w:p>
    <w:p>
      <w:pPr>
        <w:rPr>
          <w:del w:id="2506" w:author="Chapter 1 revision" w:date="2026-09-02T00:00:00Z"/>
        </w:rPr>
      </w:pPr>
      <w:del w:id="2507" w:author="Chapter 1 revision" w:date="2026-09-02T00:00:00Z">
        <w:r>
          <w:delText xml:space="preserve">Strategy: Mechanical Robustness and Sleeve Technology</w:delText>
        </w:r>
      </w:del>
    </w:p>
    <w:p>
      <w:pPr>
        <w:rPr>
          <w:del w:id="2508" w:author="Chapter 1 revision" w:date="2026-09-02T00:00:00Z"/>
        </w:rPr>
      </w:pPr>
      <w:del w:id="2509" w:author="Chapter 1 revision" w:date="2026-09-02T00:00:00Z">
        <w:r>
          <w:delText xml:space="preserve">The defining "strategy" of the industrial HS machine is the management of the Rotor-Stator interface. Since mass is not the primary constraint, the design focuses on:</w:delText>
        </w:r>
      </w:del>
    </w:p>
    <w:p>
      <w:pPr>
        <w:rPr>
          <w:del w:id="2510" w:author="Chapter 1 revision" w:date="2026-09-02T00:00:00Z"/>
        </w:rPr>
      </w:pPr>
      <w:del w:id="2511" w:author="Chapter 1 revision" w:date="2026-09-02T00:00:00Z">
        <w:r>
          <w:delText xml:space="preserve">Stiff Rotor Design: Industrial machines often utilize a larger rotor diameter to achieve the required torque, pushing the peripheral speeds to the limits of the materials (often 200–250 m/s). To manage this, carbon fiber sleeves are wound with high tension to ensure the magnets remain in compression even at maximum overspeed.</w:delText>
        </w:r>
      </w:del>
    </w:p>
    <w:p>
      <w:pPr>
        <w:rPr>
          <w:del w:id="2512" w:author="Chapter 1 revision" w:date="2026-09-02T00:00:00Z"/>
        </w:rPr>
      </w:pPr>
      <w:del w:id="2513" w:author="Chapter 1 revision" w:date="2026-09-02T00:00:00Z">
        <w:r>
          <w:delText xml:space="preserve">Thermal Management of the Rotor: In 2-pole machines, the air-gap flux density is high. To prevent the magnets from overheating due to eddy currents induced by stator harmonics, industrial designs often employ conductive "shields" (like copper or brass) or use the sleeve itself as a thermal barrier, paired with aggressive forced-air or liquid cooling in the stator jacket.</w:delText>
        </w:r>
      </w:del>
    </w:p>
    <w:p>
      <w:pPr>
        <w:rPr>
          <w:del w:id="2514" w:author="Chapter 1 revision" w:date="2026-09-02T00:00:00Z"/>
        </w:rPr>
      </w:pPr>
      <w:del w:id="2515" w:author="Chapter 1 revision" w:date="2026-09-02T00:00:00Z">
        <w:r>
          <w:delText xml:space="preserve">Large Air Gaps: Unlike traction motors that use tiny air gaps to maximize torque density, industrial HS machines often employ larger air gaps (2–5… mm). This reduces windage losses and provides a buffer against the thermal expansion of the rotor, which can be significant at high speeds.</w:delText>
        </w:r>
      </w:del>
    </w:p>
    <w:p>
      <w:pPr>
        <w:rPr>
          <w:del w:id="2516" w:author="Chapter 1 revision" w:date="2026-09-02T00:00:00Z"/>
        </w:rPr>
      </w:pPr>
      <w:del w:id="2517" w:author="Chapter 1 revision" w:date="2026-09-02T00:00:00Z">
        <w:r>
          <w:delText xml:space="preserve">Power Electronics: The IGBT Compatibility</w:delText>
        </w:r>
      </w:del>
    </w:p>
    <w:p>
      <w:pPr>
        <w:rPr>
          <w:del w:id="2518" w:author="Chapter 1 revision" w:date="2026-09-02T00:00:00Z"/>
        </w:rPr>
      </w:pPr>
      <w:del w:id="2519" w:author="Chapter 1 revision" w:date="2026-09-02T00:00:00Z">
        <w:r>
          <w:delText xml:space="preserve">Perhaps the greatest advantage of the industrial "low pole-count" approach is its compatibility with standard high-power IGBT (Insulated Gate Bipolar Transistor) converters. Because the fundamental frequency (fs) is kept moderate (typically under 1 kHz), the ratio between the inverter switching frequency (fsw) and the fundamental frequency remains high enough (e.g., fsw/fs &gt; 10) to ensure high-enough-quality current control without specialized hardware.</w:delText>
        </w:r>
      </w:del>
    </w:p>
    <w:p>
      <w:pPr>
        <w:rPr>
          <w:del w:id="2520" w:author="Chapter 1 revision" w:date="2026-09-02T00:00:00Z"/>
        </w:rPr>
      </w:pPr>
      <w:del w:id="2521" w:author="Chapter 1 revision" w:date="2026-09-02T00:00:00Z">
        <w:r>
          <w:delText xml:space="preserve">Thermal Stability: Standard IGBTs are thermally limited when switching at very high frequencies. By keeping the machine's pole count low, the industrial designer ensures the inverter can operate at 8–16 kHz switching frequencies without excessive derating.</w:delText>
        </w:r>
      </w:del>
    </w:p>
    <w:p>
      <w:pPr>
        <w:rPr>
          <w:del w:id="2522" w:author="Chapter 1 revision" w:date="2026-09-02T00:00:00Z"/>
        </w:rPr>
      </w:pPr>
      <w:del w:id="2523" w:author="Chapter 1 revision" w:date="2026-09-02T00:00:00Z">
        <w:r>
          <w:delText xml:space="preserve">Filter Integration: Industrial sites often have strict EMI (Electromagnetic Interference) requirements. The moderate frequencies of industrial HS drives allow for the use of standard LC or sine-wave filters to protect motor insulation from du/dt stress and to eliminate bearing currents, a critical factor when using traditional high-speed ball bearings.</w:delText>
        </w:r>
      </w:del>
    </w:p>
    <w:p>
      <w:pPr>
        <w:rPr>
          <w:del w:id="2524" w:author="Chapter 1 revision" w:date="2026-09-02T00:00:00Z"/>
        </w:rPr>
      </w:pPr>
      <w:del w:id="2525" w:author="Chapter 1 revision" w:date="2026-09-02T00:00:00Z">
        <w:r>
          <w:delText xml:space="preserve">Conclusion: The Stationary Philosophy</w:delText>
        </w:r>
      </w:del>
    </w:p>
    <w:p>
      <w:pPr>
        <w:rPr>
          <w:del w:id="2526" w:author="Chapter 1 revision" w:date="2026-09-02T00:00:00Z"/>
        </w:rPr>
      </w:pPr>
      <w:del w:id="2527" w:author="Chapter 1 revision" w:date="2026-09-02T00:00:00Z">
        <w:r>
          <w:delText xml:space="preserve">The industrial high-speed machine is a masterpiece of integrated reliability. By choosing low pole counts and robust mechanical retention (CF sleeves), designers create a machine that is compatible with existing IGBT technology while providing the efficiency gains of a direct-drive system. It represents a sweet spot in engineering where the benefits of high speed (reduced size and gearless operation) are harvested without crossing into the ultra-high-frequency territory that requires expensive wide-bandgap semiconductors or exotic, fragile rotor geometries. In the chapters that follow, we will contrast this with the traction approach, where every gram of weight forces a move toward higher frequencies and more complex electronic solutions.</w:delText>
        </w:r>
      </w:del>
    </w:p>
    <w:p>
      <w:pPr>
        <w:rPr>
          <w:del w:id="2528" w:author="Chapter 1 revision" w:date="2026-09-02T00:00:00Z"/>
        </w:rPr>
      </w:pPr>
      <w:del w:id="2529" w:author="Chapter 1 revision" w:date="2026-09-02T00:00:00Z">
        <w:r>
          <w:delText xml:space="preserve">1.2.2 High-Specific-Power HS Machines: The Mobile Approach</w:delText>
        </w:r>
      </w:del>
    </w:p>
    <w:p>
      <w:pPr>
        <w:rPr>
          <w:del w:id="2530" w:author="Chapter 1 revision" w:date="2026-09-02T00:00:00Z"/>
        </w:rPr>
      </w:pPr>
      <w:del w:id="2531" w:author="Chapter 1 revision" w:date="2026-09-02T00:00:00Z">
        <w:r>
          <w:delText xml:space="preserve">In the world of mobile applications, encompassing electric vehicles (EVs), aviation, and heavy-duty transport, the design philosophy shifts from longevity-focused stationary-applications engineering to mass-minimized "dynamic" engineering. For these machines, every cubic centimeter and every gram carries a penalty in terms of battery range, payload capacity, or fuel consumption. The mobile approach to high-speed design pushes the machine into a realm of high electromagnetic frequency, where traditional industrial design rules are discarded in favor of extreme power density.</w:delText>
        </w:r>
      </w:del>
    </w:p>
    <w:p>
      <w:pPr>
        <w:rPr>
          <w:del w:id="2532" w:author="Chapter 1 revision" w:date="2026-09-02T00:00:00Z"/>
        </w:rPr>
      </w:pPr>
      <w:del w:id="2533" w:author="Chapter 1 revision" w:date="2026-09-02T00:00:00Z">
        <w:r>
          <w:delText xml:space="preserve">Applications: The Pursuit of Power Density</w:delText>
        </w:r>
      </w:del>
    </w:p>
    <w:p>
      <w:pPr>
        <w:rPr>
          <w:del w:id="2534" w:author="Chapter 1 revision" w:date="2026-09-02T00:00:00Z"/>
        </w:rPr>
      </w:pPr>
      <w:del w:id="2535" w:author="Chapter 1 revision" w:date="2026-09-02T00:00:00Z">
        <w:r>
          <w:delText xml:space="preserve">Mobile high-speed machines are the heart of the more-electric revolution in transportation [ref].</w:delText>
        </w:r>
      </w:del>
    </w:p>
    <w:p>
      <w:pPr>
        <w:rPr>
          <w:del w:id="2536" w:author="Chapter 1 revision" w:date="2026-09-02T00:00:00Z"/>
        </w:rPr>
      </w:pPr>
      <w:del w:id="2537" w:author="Chapter 1 revision" w:date="2026-09-02T00:00:00Z">
        <w:r>
          <w:delText xml:space="preserve">EV Traction: As automotive manufacturers strive to increase efficiency and decrease costs, motor speeds have climbed from 10,000 r/min to over 20,000 r/min. Higher speeds allow the motor to shrink in size while maintaining the power required for highway cruising and rapid acceleration.</w:delText>
        </w:r>
      </w:del>
    </w:p>
    <w:p>
      <w:pPr>
        <w:rPr>
          <w:del w:id="2538" w:author="Chapter 1 revision" w:date="2026-09-02T00:00:00Z"/>
        </w:rPr>
      </w:pPr>
      <w:del w:id="2539" w:author="Chapter 1 revision" w:date="2026-09-02T00:00:00Z">
        <w:r>
          <w:delText xml:space="preserve">Aerospace Propulsion: In hybrid-electric aircraft and UAVs, mass is the ultimate enemy. High-speed generators coupled to gas turbines or high-speed propulsion motors must achieve power densities exceeding 10–15 kW/kg, levels that are simply impossible with conventional industrial topologies.</w:delText>
        </w:r>
      </w:del>
    </w:p>
    <w:p>
      <w:pPr>
        <w:rPr>
          <w:del w:id="2540" w:author="Chapter 1 revision" w:date="2026-09-02T00:00:00Z"/>
        </w:rPr>
      </w:pPr>
      <w:del w:id="2541" w:author="Chapter 1 revision" w:date="2026-09-02T00:00:00Z">
        <w:r>
          <w:delText xml:space="preserve">Turbo-compounding and e-Turbochargers: These units recover energy from exhaust gases or provide instant boost to internal combustion engines. They operate at the extreme end of the speed spectrum (often &gt;100,000 r/min), requiring a machine that is virtually invisible in terms of weight and volume to avoid disrupting the engine's balance.</w:delText>
        </w:r>
      </w:del>
    </w:p>
    <w:p>
      <w:pPr>
        <w:rPr>
          <w:del w:id="2542" w:author="Chapter 1 revision" w:date="2026-09-02T00:00:00Z"/>
        </w:rPr>
      </w:pPr>
      <w:del w:id="2543" w:author="Chapter 1 revision" w:date="2026-09-02T00:00:00Z">
        <w:r>
          <w:delText xml:space="preserve">Topology: Multi-pole IPM and Reluctance Torque</w:delText>
        </w:r>
      </w:del>
    </w:p>
    <w:p>
      <w:pPr>
        <w:rPr>
          <w:del w:id="2544" w:author="Chapter 1 revision" w:date="2026-09-02T00:00:00Z"/>
        </w:rPr>
      </w:pPr>
      <w:del w:id="2545" w:author="Chapter 1 revision" w:date="2026-09-02T00:00:00Z">
        <w:r>
          <w:delText xml:space="preserve">Unlike the 2-pole industrial machines, the mobile approach favors multi-pole topologies, typically 6, 8, or even 12 poles. The preferred architecture is the Interior Permanent Magnet Synchronous Machine (IPM).</w:delText>
        </w:r>
      </w:del>
    </w:p>
    <w:p>
      <w:pPr>
        <w:rPr>
          <w:del w:id="2546" w:author="Chapter 1 revision" w:date="2026-09-02T00:00:00Z"/>
        </w:rPr>
      </w:pPr>
      <w:del w:id="2547" w:author="Chapter 1 revision" w:date="2026-09-02T00:00:00Z">
        <w:r>
          <w:delText xml:space="preserve">In an IPM machine, the magnets are embedded within the rotor lamination stack rather than being attached to the rotor surface. This offers several critical advantages for mobile HS units:</w:delText>
        </w:r>
      </w:del>
    </w:p>
    <w:p>
      <w:pPr>
        <w:rPr>
          <w:del w:id="2548" w:author="Chapter 1 revision" w:date="2026-09-02T00:00:00Z"/>
        </w:rPr>
      </w:pPr>
      <w:del w:id="2549" w:author="Chapter 1 revision" w:date="2026-09-02T00:00:00Z">
        <w:r>
          <w:delText xml:space="preserve">Mechanical Protection: The steel bridges and ribs of the rotor laminations act as the structural containment for the magnets, removing the need for thick, bulky carbon fiber sleeves that increase the magnetic air gap.</w:delText>
        </w:r>
      </w:del>
    </w:p>
    <w:p>
      <w:pPr>
        <w:rPr>
          <w:del w:id="2550" w:author="Chapter 1 revision" w:date="2026-09-02T00:00:00Z"/>
        </w:rPr>
      </w:pPr>
      <w:del w:id="2551" w:author="Chapter 1 revision" w:date="2026-09-02T00:00:00Z">
        <w:r>
          <w:delText xml:space="preserve">Reluctance Torque: By embedding magnets, the designer creates saliency (an inductance difference between d-axis and q-axis inductance). This allows the machine to produce reluctance torque in addition to magnet torque, which is vital for the wide constant-power speed range (CPSR) required in vehicle traction.</w:delText>
        </w:r>
      </w:del>
    </w:p>
    <w:p>
      <w:pPr>
        <w:rPr>
          <w:del w:id="2552" w:author="Chapter 1 revision" w:date="2026-09-02T00:00:00Z"/>
        </w:rPr>
      </w:pPr>
      <w:del w:id="2553" w:author="Chapter 1 revision" w:date="2026-09-02T00:00:00Z">
        <w:r>
          <w:delText xml:space="preserve">Field Weakening: Multi-pole IPMs excel at high-speed operation where the inverter voltage is limited. The rotor geometry allows for effective field weakening, enabling the motor to reach high r/min without requiring an excessively high DC bus voltage.</w:delText>
        </w:r>
      </w:del>
    </w:p>
    <w:p>
      <w:pPr>
        <w:rPr>
          <w:del w:id="2554" w:author="Chapter 1 revision" w:date="2026-09-02T00:00:00Z"/>
        </w:rPr>
      </w:pPr>
      <w:del w:id="2555" w:author="Chapter 1 revision" w:date="2026-09-02T00:00:00Z">
        <w:r>
          <w:delText xml:space="preserve">Strategy: Mass Minimization through Frequency</w:delText>
        </w:r>
      </w:del>
    </w:p>
    <w:p>
      <w:pPr>
        <w:rPr>
          <w:del w:id="2556" w:author="Chapter 1 revision" w:date="2026-09-02T00:00:00Z"/>
        </w:rPr>
      </w:pPr>
      <w:del w:id="2557" w:author="Chapter 1 revision" w:date="2026-09-02T00:00:00Z">
        <w:r>
          <w:delText xml:space="preserve">The core strategy of the mobile approach is to trade frequency for mass. In electrical machines, the required thickness of the stator yoke (the back-iron) is inversely proportional to the number of poles. By increasing the pole count from 2 to 8, the magnetic flux per pole is quartered. This allows the stator yoke to be significantly thinned, leading to a massive reduction in the total weight of the stator lamination stack.</w:delText>
        </w:r>
      </w:del>
    </w:p>
    <w:p>
      <w:pPr>
        <w:rPr>
          <w:del w:id="2558" w:author="Chapter 1 revision" w:date="2026-09-02T00:00:00Z"/>
        </w:rPr>
      </w:pPr>
      <w:del w:id="2559" w:author="Chapter 1 revision" w:date="2026-09-02T00:00:00Z">
        <w:r>
          <w:delText xml:space="preserve">However, this mass reduction comes at a steep price: high fundamental frequency. An 8-pole motor spinning at 15,000 r/min requires a fundamental frequency of 1,000 Hz. At 30,000 r/min, this rises to 2,000 Hz. To manage the resulting iron losses, mobile HS machines utilize ultra-thin, high-performance electrical steels (often 0.1 mm or 0.2 mm thick) and highly optimized cooling paths, often involving direct oil cooling where the lubricant for the gears is also used to cool the stator windings and rotor.</w:delText>
        </w:r>
      </w:del>
    </w:p>
    <w:p>
      <w:pPr>
        <w:rPr>
          <w:del w:id="2560" w:author="Chapter 1 revision" w:date="2026-09-02T00:00:00Z"/>
        </w:rPr>
      </w:pPr>
      <w:del w:id="2561" w:author="Chapter 1 revision" w:date="2026-09-02T00:00:00Z">
        <w:r>
          <w:delText xml:space="preserve">Power Electronics: The Necessity of Wide Bandgap (SiC/GaN)</w:delText>
        </w:r>
      </w:del>
    </w:p>
    <w:p>
      <w:pPr>
        <w:rPr>
          <w:del w:id="2562" w:author="Chapter 1 revision" w:date="2026-09-02T00:00:00Z"/>
        </w:rPr>
      </w:pPr>
      <w:del w:id="2563" w:author="Chapter 1 revision" w:date="2026-09-02T00:00:00Z">
        <w:r>
          <w:delText xml:space="preserve">The mobile approach would be physically impossible without the recent revolution in power electronics. Traditional Silicon IGBTs face a frequency wall; as the fundamental frequency of the motor climbs toward 2 kHz, the switching frequency must climb toward 20–40 kHz to maintain control stability and minimize rotor harmonic heating. At these frequencies, Silicon IGBTs generate so much heat from switching losses that they become inefficient or require massive, heavy cooling systems that negate the motor's weight savings.</w:delText>
        </w:r>
      </w:del>
    </w:p>
    <w:p>
      <w:pPr>
        <w:rPr>
          <w:del w:id="2564" w:author="Chapter 1 revision" w:date="2026-09-02T00:00:00Z"/>
        </w:rPr>
      </w:pPr>
      <w:del w:id="2565" w:author="Chapter 1 revision" w:date="2026-09-02T00:00:00Z">
        <w:r>
          <w:delText xml:space="preserve">Silicon Carbide (SiC) and Gallium Nitride (GaN) are the enablers of this paradigm. These Wide Bandgap (WBG) materials can switch at significantly higher speeds with a fraction of the losses of Silicon.</w:delText>
        </w:r>
      </w:del>
    </w:p>
    <w:p>
      <w:pPr>
        <w:rPr>
          <w:del w:id="2566" w:author="Chapter 1 revision" w:date="2026-09-02T00:00:00Z"/>
        </w:rPr>
      </w:pPr>
      <w:del w:id="2567" w:author="Chapter 1 revision" w:date="2026-09-02T00:00:00Z">
        <w:r>
          <w:delText xml:space="preserve">High Control Fidelity: SiC allows for high switching-to-fundamental frequency ratios, ensuring the current is a clean sine wave even at 2,000 Hz. This is critical for preventing "ripple" which would otherwise cause excessive eddy-current heating in the rotor magnets.</w:delText>
        </w:r>
      </w:del>
    </w:p>
    <w:p>
      <w:pPr>
        <w:rPr>
          <w:del w:id="2568" w:author="Chapter 1 revision" w:date="2026-09-02T00:00:00Z"/>
        </w:rPr>
      </w:pPr>
      <w:del w:id="2569" w:author="Chapter 1 revision" w:date="2026-09-02T00:00:00Z">
        <w:r>
          <w:delText xml:space="preserve">Thermal Integration: Because WBG converters are more efficient, the inverter itself can be made smaller and integrated directly into the motor housing, creating a "smart actuator" that is compact and light.</w:delText>
        </w:r>
      </w:del>
    </w:p>
    <w:p>
      <w:pPr>
        <w:rPr>
          <w:del w:id="2570" w:author="Chapter 1 revision" w:date="2026-09-02T00:00:00Z"/>
        </w:rPr>
      </w:pPr>
      <w:del w:id="2571" w:author="Chapter 1 revision" w:date="2026-09-02T00:00:00Z">
        <w:r>
          <w:delText xml:space="preserve">Conclusion: The High-Frequency High-Density Frontier</w:delText>
        </w:r>
      </w:del>
    </w:p>
    <w:p>
      <w:pPr>
        <w:rPr>
          <w:del w:id="2572" w:author="Chapter 1 revision" w:date="2026-09-02T00:00:00Z"/>
        </w:rPr>
      </w:pPr>
      <w:del w:id="2573" w:author="Chapter 1 revision" w:date="2026-09-02T00:00:00Z">
        <w:r>
          <w:delText xml:space="preserve">The mobile HS approach represents a high-stakes engineering balance. By embracing multi-pole IPM topologies and leveraging the high-frequency capabilities of SiC power electronics, designers can achieve power densities that were once unthinkable. While these machines are more complex to manufacture and demand more sophisticated control than their industrial counterparts, they are the essential technology for the future of sustainable, electrified transport. The chapters following this introduction will dive deeper into the specific electromagnetic and mechanical tools used to survive this high-frequency frontier.</w:delText>
        </w:r>
      </w:del>
    </w:p>
    <w:p>
      <w:pPr>
        <w:pStyle w:val="Heading2"/>
      </w:pPr>
      <w:r>
        <w:t xml:space="preserve">1.3 </w:t>
      </w:r>
      <w:del w:id="2574" w:author="Chapter 1 revision" w:date="2026-09-02T00:00:00Z">
        <w:r>
          <w:delText xml:space="preserve">Fundamental </w:delText>
        </w:r>
      </w:del>
      <w:ins w:id="2575" w:author="Chapter 1 revision" w:date="2026-09-02T00:00:00Z">
        <w:r>
          <w:t xml:space="preserve">The Four </w:t>
        </w:r>
      </w:ins>
      <w:r>
        <w:t xml:space="preserve">Physical Constraints </w:t>
      </w:r>
    </w:p>
    <w:p>
      <w:pPr>
        <w:rPr>
          <w:ins w:id="2576" w:author="Chapter 1 revision" w:date="2026-09-02T00:00:00Z"/>
        </w:rPr>
      </w:pPr>
      <w:ins w:id="2577" w:author="Chapter 1 revision" w:date="2026-09-02T00:00:00Z">
        <w:r>
          <w:t xml:space="preserve">Four mechanisms limit what can be built. They are introduced here in the order in which they bind as speed is increased, which is also the order in which they should be checked in a design.</w:t>
        </w:r>
      </w:ins>
    </w:p>
    <w:p>
      <w:pPr>
        <w:pStyle w:val="Heading3"/>
      </w:pPr>
      <w:r>
        <w:t xml:space="preserve">1.3.1 </w:t>
      </w:r>
      <w:del w:id="2578" w:author="Chapter 1 revision" w:date="2026-09-02T00:00:00Z">
        <w:r>
          <w:delText xml:space="preserve">Mechanical Limits: The rrΩ 2 Wall </w:delText>
        </w:r>
      </w:del>
      <w:ins w:id="2579" w:author="Chapter 1 revision" w:date="2026-09-02T00:00:00Z">
        <w:r>
          <w:t xml:space="preserve">Mechanical: the tip-speed wall </w:t>
        </w:r>
      </w:ins>
    </w:p>
    <w:p>
      <w:pPr>
        <w:rPr>
          <w:ins w:id="2580" w:author="Chapter 1 revision" w:date="2026-09-02T00:00:00Z"/>
        </w:rPr>
      </w:pPr>
      <w:ins w:id="2581" w:author="Chapter 1 revision" w:date="2026-09-02T00:00:00Z">
        <w:r>
          <w:t xml:space="preserve">Equations (1.2) and (1.3) fix a maximum tip speed for any rotor material, and that limit is hard in a way that thermal and electromagnetic limits are not. A machine running slightly too hot loses insulation life; a rotor turning slightly too fast fails, and the failure is not graceful.</w:t>
        </w:r>
      </w:ins>
    </w:p>
    <w:p>
      <w:pPr>
        <w:rPr>
          <w:ins w:id="2582" w:author="Chapter 1 revision" w:date="2026-09-02T00:00:00Z"/>
        </w:rPr>
      </w:pPr>
      <w:ins w:id="2583" w:author="Chapter 1 revision" w:date="2026-09-02T00:00:00Z">
        <w:r>
          <w:t xml:space="preserve">The design responses fall into two families, and the choice between them is the principal topology decision in a permanent-magnet high-speed machine.</w:t>
        </w:r>
      </w:ins>
    </w:p>
    <w:p>
      <w:pPr>
        <w:rPr>
          <w:ins w:id="2584" w:author="Chapter 1 revision" w:date="2026-09-02T00:00:00Z"/>
        </w:rPr>
      </w:pPr>
      <w:ins w:id="2585" w:author="Chapter 1 revision" w:date="2026-09-02T00:00:00Z">
        <w:r>
          <w:t xml:space="preserve">Surface retention. Rotor-surface magnets have negligible tensile strength and must be held in compression by an external sleeve, of carbon fibre where specific strength governs, or of Inconel or titanium where temperature and conductivity govern. The sleeve is applied with an interference fit or filament-wound with controlled tension so that the magnets remain in compression at maximum overspeed and at maximum temperature, the two conditions being additive because thermal expansion of the magnets and of the sleeve differ. The design penalty is that the sleeve occupies magnetic air gap: a 3 mm carbon-fibre sleeve added to a 1 mm mechanical clearance quadruples the effective gap and forces a corresponding increase in magnet volume to recover the air-gap flux density. This coupling — mechanical reinforcement paid for in magnet material — is the first of the trade-offs that make high-speed design a multi-domain problem, and it is treated in detail in Chapter 7.</w:t>
        </w:r>
      </w:ins>
    </w:p>
    <w:p>
      <w:pPr>
        <w:rPr>
          <w:ins w:id="2586" w:author="Chapter 1 revision" w:date="2026-09-02T00:00:00Z"/>
        </w:rPr>
      </w:pPr>
      <w:ins w:id="2587" w:author="Chapter 1 revision" w:date="2026-09-02T00:00:00Z">
        <w:r>
          <w:t xml:space="preserve">Internal retention. Interior-magnet rotors hold the magnets in pockets within the lamination, so that the steel bridges and ribs carry the centrifugal load. No sleeve is required and the effective air gap stays small, but the bridges are simultaneously a magnetic short circuit. Thickening a bridge for strength increases leakage flux and reduces the useful magnet flux; thinning it for magnetic performance moves it towards its yield point. The optimum is narrow and it moves with speed, temperature and duty cycle.</w:t>
        </w:r>
      </w:ins>
    </w:p>
    <w:p>
      <w:pPr>
        <w:rPr>
          <w:ins w:id="2588" w:author="Chapter 1 revision" w:date="2026-09-02T00:00:00Z"/>
        </w:rPr>
      </w:pPr>
      <w:ins w:id="2589" w:author="Chapter 1 revision" w:date="2026-09-02T00:00:00Z">
        <w:r>
          <w:t xml:space="preserve">Fatigue must be assessed separately from static strength. A traction rotor accumulates hundreds of thousands of load cycles over its life, and the stress concentrations at magnet-pocket corners are precisely where crack initiation occurs. A rotor that survives a single overspeed test is not thereby qualified.</w:t>
        </w:r>
      </w:ins>
    </w:p>
    <w:p>
      <w:pPr>
        <w:rPr>
          <w:del w:id="2590" w:author="Chapter 1 revision" w:date="2026-09-02T00:00:00Z"/>
        </w:rPr>
      </w:pPr>
      <w:del w:id="2591" w:author="Chapter 1 revision" w:date="2026-09-02T00:00:00Z">
        <w:r>
          <w:delText xml:space="preserve">In the design of high-speed electrical machines, the most uncompromising boundary is the mechanical wall dictated by centrifugal force. As rotational speed increases, the internal stresses within the rotor do not scale linearly; they scale with the square of the angular velocity (Ω 2) and the radius (rr). This relationship defines a fundamental limit on the rotor’s physical dimensions, where every millimeter of increased radius exponentially threatens the structural integrity of the machine.</w:delText>
        </w:r>
      </w:del>
    </w:p>
    <w:p>
      <w:pPr>
        <w:rPr>
          <w:del w:id="2592" w:author="Chapter 1 revision" w:date="2026-09-02T00:00:00Z"/>
        </w:rPr>
      </w:pPr>
      <w:del w:id="2593" w:author="Chapter 1 revision" w:date="2026-09-02T00:00:00Z">
        <w:r>
          <w:delText xml:space="preserve">Centrifugal Stress Distribution: Solid vs. Laminated Rotors</w:delText>
        </w:r>
      </w:del>
    </w:p>
    <w:p>
      <w:pPr>
        <w:rPr>
          <w:del w:id="2594" w:author="Chapter 1 revision" w:date="2026-09-02T00:00:00Z"/>
        </w:rPr>
      </w:pPr>
      <w:del w:id="2595" w:author="Chapter 1 revision" w:date="2026-09-02T00:00:00Z">
        <w:r>
          <w:delText xml:space="preserve">The distribution of mechanical stress is heavily dependent on the rotor's construction. In laminated rotors, which are common in induction and interior permanent magnet (IPM) machines, the rotor is a stack of thin electrical steel sheets. The stress is primarily concentrated around the shaft hole and the bridges or ribs that hold the magnets or cage bars in place. Because laminations have negligible axial strength, the radial stress must be carried entirely by the planar geometry of the steel. This often leads to a bursting limit where the yield strength of the electrical steel, even high-strength grades, is exceeded by the centrifugal pull of the rotor's own mass. Another disadvantage in using laminates on a shaft is that the laminates need a centre hole that doubles the mechanical stress in in inner radius of the lamination.</w:delText>
        </w:r>
      </w:del>
    </w:p>
    <w:p>
      <w:pPr>
        <w:rPr>
          <w:del w:id="2596" w:author="Chapter 1 revision" w:date="2026-09-02T00:00:00Z"/>
        </w:rPr>
      </w:pPr>
      <w:del w:id="2597" w:author="Chapter 1 revision" w:date="2026-09-02T00:00:00Z">
        <w:r>
          <w:delText xml:space="preserve">Conversely, solid rotors, often found in high-performance induction machines or rotor-surface-magnet PM machines, behave as a single monolithic cylinder. The stress distribution is more uniform, but the maximum stress still occurs at the center of the rotor (if solid) or at the inner bore (if hollow). Solid rotors can typically reach higher peripheral speeds (up to 250–300 m/s) compared to laminated versions [ref], but they introduce significant challenges regarding eddy-current losses, necessitating a trade-off between mechanical peak-performance and electromagnetic efficiency. Solid rotors also need a high airgap, low-harmonic winding and typically necessitate an LC filter in the supply line.</w:delText>
        </w:r>
      </w:del>
    </w:p>
    <w:p>
      <w:pPr>
        <w:rPr>
          <w:del w:id="2598" w:author="Chapter 1 revision" w:date="2026-09-02T00:00:00Z"/>
        </w:rPr>
      </w:pPr>
      <w:del w:id="2599" w:author="Chapter 1 revision" w:date="2026-09-02T00:00:00Z">
        <w:r>
          <w:delText xml:space="preserve">Material Fatigue and the Retention System</w:delText>
        </w:r>
      </w:del>
    </w:p>
    <w:p>
      <w:pPr>
        <w:rPr>
          <w:del w:id="2600" w:author="Chapter 1 revision" w:date="2026-09-02T00:00:00Z"/>
        </w:rPr>
      </w:pPr>
      <w:del w:id="2601" w:author="Chapter 1 revision" w:date="2026-09-02T00:00:00Z">
        <w:r>
          <w:delText xml:space="preserve">Surviving a single high-speed run is not enough; industrial and traction rotors must survive millions of start-stop cycles. This introduces material fatigue as a critical constraint. The constant expansion and contraction of the rotor under centrifugal loading can lead to crack propagation, especially at stress concentration points like the sharp corners of magnet pockets.</w:delText>
        </w:r>
      </w:del>
    </w:p>
    <w:p>
      <w:pPr>
        <w:rPr>
          <w:del w:id="2602" w:author="Chapter 1 revision" w:date="2026-09-02T00:00:00Z"/>
        </w:rPr>
      </w:pPr>
      <w:del w:id="2603" w:author="Chapter 1 revision" w:date="2026-09-02T00:00:00Z">
        <w:r>
          <w:delText xml:space="preserve">To combat these forces, designers rely on two primary retention systems:</w:delText>
        </w:r>
      </w:del>
    </w:p>
    <w:p>
      <w:pPr>
        <w:rPr>
          <w:del w:id="2604" w:author="Chapter 1 revision" w:date="2026-09-02T00:00:00Z"/>
        </w:rPr>
      </w:pPr>
      <w:del w:id="2605" w:author="Chapter 1 revision" w:date="2026-09-02T00:00:00Z">
        <w:r>
          <w:delText xml:space="preserve">Sleeves (Surface Retention): In Surface-Magnet PM (SPM) machines, magnets are held against the rotor core by a high-strength sleeve. This sleeve is typically made of Carbon Fiber (high strength-to-weight ratio) or Inconel (high temperature and corrosion resistance). The sleeve is applied with a shrink-fit or pre-stress to ensure that the magnets remain in compression even at maximum overspeed (In some cases a lift-off of the magnet is allowed). If the sleeve expands more than the magnets at high speed, the magnets will lose contact, leading easily to vibration and potential failure. However, careful design makes also this kind of design possible.</w:delText>
        </w:r>
      </w:del>
    </w:p>
    <w:p>
      <w:pPr>
        <w:rPr>
          <w:del w:id="2606" w:author="Chapter 1 revision" w:date="2026-09-02T00:00:00Z"/>
        </w:rPr>
      </w:pPr>
      <w:del w:id="2607" w:author="Chapter 1 revision" w:date="2026-09-02T00:00:00Z">
        <w:r>
          <w:delText xml:space="preserve">Buried Magnets (Internal Retention): In IPM machines, the magnets are protected by the rotor laminations themselves. This eliminates the need for an external sleeve but places immense pressure on the thin steel bridges that separate the magnet from the air gap. The design becomes a delicate optimization: the bridge must be thin enough to prevent magnetic flux leakage, but thick enough to prevent the magnets from "breaking through" the rotor surface at high speed.</w:delText>
        </w:r>
      </w:del>
    </w:p>
    <w:p>
      <w:pPr>
        <w:rPr>
          <w:del w:id="2608" w:author="Chapter 1 revision" w:date="2026-09-02T00:00:00Z"/>
        </w:rPr>
      </w:pPr>
      <w:del w:id="2609" w:author="Chapter 1 revision" w:date="2026-09-02T00:00:00Z">
        <w:r>
          <w:delText xml:space="preserve">Ultimately, the rrΩ 2 wall dictates that as we push for higher speeds, rotors must become longer and thinner. This, in turn, shifts the problem from pure material stress to rotordynamics, as long, slender rotors are more prone to bending and resonance, a topic that serves as the next critical constraint in high-speed design.</w:delText>
        </w:r>
      </w:del>
    </w:p>
    <w:p>
      <w:pPr>
        <w:pStyle w:val="Heading3"/>
      </w:pPr>
      <w:r>
        <w:t xml:space="preserve">1.3.2 Rotordynamics and </w:t>
      </w:r>
      <w:del w:id="2610" w:author="Chapter 1 revision" w:date="2026-09-02T00:00:00Z">
        <w:r>
          <w:delText xml:space="preserve">Critical Speeds </w:delText>
        </w:r>
      </w:del>
      <w:ins w:id="2611" w:author="Chapter 1 revision" w:date="2026-09-02T00:00:00Z">
        <w:r>
          <w:t xml:space="preserve">the slenderness conflict </w:t>
        </w:r>
      </w:ins>
    </w:p>
    <w:p>
      <w:pPr>
        <w:rPr>
          <w:del w:id="2612" w:author="Chapter 1 revision" w:date="2026-09-02T00:00:00Z"/>
        </w:rPr>
      </w:pPr>
      <w:del w:id="2613" w:author="Chapter 1 revision" w:date="2026-09-02T00:00:00Z">
        <w:r>
          <w:delText xml:space="preserve">While the rrΩ 2 wall dictates the bursting limit of a rotor, rotordynamics governs its behavior during operation. As electrical machines move into the high-speed realm, the rotor can no longer be treated as a rigid body. Instead, it must be analyzed as a flexible system that exhibits specific natural frequencies or critical speeds. Managing these resonances is perhaps the most difficult aspect of high-speed integration, often forcing designers to compromise on the machine's electromagnetic proportions.</w:delText>
        </w:r>
      </w:del>
    </w:p>
    <w:p>
      <w:pPr>
        <w:rPr>
          <w:del w:id="2614" w:author="Chapter 1 revision" w:date="2026-09-02T00:00:00Z"/>
        </w:rPr>
      </w:pPr>
      <w:del w:id="2615" w:author="Chapter 1 revision" w:date="2026-09-02T00:00:00Z">
        <w:r>
          <w:delText xml:space="preserve">[FIGURE]Fig. 3 Caption</w:delText>
        </w:r>
      </w:del>
    </w:p>
    <w:p>
      <w:pPr>
        <w:rPr>
          <w:del w:id="2616" w:author="Chapter 1 revision" w:date="2026-09-02T00:00:00Z"/>
        </w:rPr>
      </w:pPr>
      <w:del w:id="2617" w:author="Chapter 1 revision" w:date="2026-09-02T00:00:00Z">
        <w:r>
          <w:delText xml:space="preserve">The l/Dr Ratio Challenge: Why HS Machines are Long and Thin?</w:delText>
        </w:r>
      </w:del>
    </w:p>
    <w:p>
      <w:pPr>
        <w:rPr>
          <w:del w:id="2618" w:author="Chapter 1 revision" w:date="2026-09-02T00:00:00Z"/>
        </w:rPr>
      </w:pPr>
      <w:del w:id="2619" w:author="Chapter 1 revision" w:date="2026-09-02T00:00:00Z">
        <w:r>
          <w:delText xml:space="preserve">The physical geometry of a high-speed rotor is a direct result of the conflict between centrifugal stress and rotordynamic stability. To avoid the mechanical limits of tip speed, designers are forced to keep the rotor diameter (Dr) small. However, to achieve the required torque and power, the loss of diameter must be compensated for by increasing the active length (l) of the machine.</w:delText>
        </w:r>
      </w:del>
    </w:p>
    <w:p>
      <w:pPr>
        <w:rPr>
          <w:ins w:id="2620" w:author="Chapter 1 revision" w:date="2026-09-02T00:00:00Z"/>
        </w:rPr>
      </w:pPr>
      <w:ins w:id="2621" w:author="Chapter 1 revision" w:date="2026-09-02T00:00:00Z">
        <w:r>
          <w:t xml:space="preserve">The tip-speed limit caps rotor diameter. Torque, however, scales with the square of diameter and with active length, so a diameter that has been capped must be compensated by length if the rating is to be maintained. High-speed rotors are therefore slender, and slenderness is the enemy of rotordynamic stability.</w:t>
        </w:r>
      </w:ins>
    </w:p>
    <w:p>
      <w:pPr>
        <w:rPr>
          <w:ins w:id="2622" w:author="Chapter 1 revision" w:date="2026-09-02T00:00:00Z"/>
        </w:rPr>
      </w:pPr>
      <w:ins w:id="2623" w:author="Chapter 1 revision" w:date="2026-09-02T00:00:00Z">
        <w:r>
          <w:t xml:space="preserve">The first bending critical speed of a rotor behaving as a uniform beam scales as</w:t>
        </w:r>
      </w:ins>
    </w:p>
    <w:p>
      <w:pPr>
        <w:rPr>
          <w:ins w:id="2624" w:author="Chapter 1 revision" w:date="2026-09-02T00:00:00Z"/>
        </w:rPr>
      </w:pPr>
      <w:ins w:id="2625" w:author="Chapter 1 revision" w:date="2026-09-02T00:00:00Z">
        <w:r>
          <w:t xml:space="preserve">n_cr ∝ r_r / l² (1.6)</w:t>
        </w:r>
      </w:ins>
    </w:p>
    <w:p>
      <w:pPr>
        <w:rPr>
          <w:ins w:id="2626" w:author="Chapter 1 revision" w:date="2026-09-02T00:00:00Z"/>
        </w:rPr>
      </w:pPr>
      <w:ins w:id="2627" w:author="Chapter 1 revision" w:date="2026-09-02T00:00:00Z">
        <w:r>
          <w:t xml:space="preserve">so that lengthening the rotor reduces the critical speed quadratically while the diameter reduction that forced the lengthening reduces it further. Section 1.4 quantifies how severely these two effects compound; the result is the single most important scaling relation in high-speed design.</w:t>
        </w:r>
      </w:ins>
    </w:p>
    <w:p>
      <w:pPr>
        <w:rPr>
          <w:del w:id="2628" w:author="Chapter 1 revision" w:date="2026-09-02T00:00:00Z"/>
        </w:rPr>
      </w:pPr>
      <w:del w:id="2629" w:author="Chapter 1 revision" w:date="2026-09-02T00:00:00Z">
        <w:r>
          <w:delText xml:space="preserve">This leads to high l/Dr ratios, resulting in a "long and thin" rotor architecture. While this solves the stress problem, it creates a significant rotordynamic penalty [ref]:</w:delText>
        </w:r>
      </w:del>
    </w:p>
    <w:p>
      <w:pPr>
        <w:rPr>
          <w:del w:id="2630" w:author="Chapter 1 revision" w:date="2026-09-02T00:00:00Z"/>
        </w:rPr>
      </w:pPr>
      <w:del w:id="2631" w:author="Chapter 1 revision" w:date="2026-09-02T00:00:00Z">
        <w:r>
          <w:delText xml:space="preserve">Stiffness vs. Length: The bending stiffness of a rotor decreases drastically as its length increases. A slender rotor is much more prone to deflection.</w:delText>
        </w:r>
      </w:del>
    </w:p>
    <w:p>
      <w:pPr>
        <w:rPr>
          <w:del w:id="2632" w:author="Chapter 1 revision" w:date="2026-09-02T00:00:00Z"/>
        </w:rPr>
      </w:pPr>
      <w:del w:id="2633" w:author="Chapter 1 revision" w:date="2026-09-02T00:00:00Z">
        <w:r>
          <w:delText xml:space="preserve">Critical Speed Crossing: Every rotor has natural bending modes. A rigid rotor operates below its first critical speed (n &lt; nc1). However, high-speed machines, especially those with high l/D ratios, frequently must operate supercritically, meaning they must pass through the first, second, or even third critical speeds during startup to reach their operational frequency.</w:delText>
        </w:r>
      </w:del>
    </w:p>
    <w:p>
      <w:pPr>
        <w:rPr>
          <w:ins w:id="2634" w:author="Chapter 1 revision" w:date="2026-09-02T00:00:00Z"/>
        </w:rPr>
      </w:pPr>
      <w:ins w:id="2635" w:author="Chapter 1 revision" w:date="2026-09-02T00:00:00Z">
        <w:r>
          <w:t xml:space="preserve">The practical consequence is that many high-speed machines cannot be operated below their first critical speed and must instead run supercritically, passing through one or more resonances during every run-up and coast-down. This is routine engineering, but it is engineering that a conventional machine designer never has to do, and it makes the choice of bearing a first-order design decision rather than a component selection.</w:t>
        </w:r>
      </w:ins>
    </w:p>
    <w:p>
      <w:pPr>
        <w:rPr>
          <w:ins w:id="2636" w:author="Chapter 1 revision" w:date="2026-09-02T00:00:00Z"/>
        </w:rPr>
      </w:pPr>
      <w:ins w:id="2637" w:author="Chapter 1 revision" w:date="2026-09-02T00:00:00Z">
        <w:r>
          <w:t xml:space="preserve">The available options span three orders of magnitude in cost and capability. Hybrid ceramic rolling-element bearings, with silicon nitride balls and oil-mist or jet lubrication, are compact and inexpensive and dominate traction applications, but they impose a finite Dn limit and remain a wearing part. Fluid-film and air-foil bearings remove the wear mechanism and permit oil-free operation, at the cost of limited load capacity and a susceptibility to sub-synchronous whirl. Active magnetic bearings eliminate contact altogether and, uniquely, allow stiffness and damping to be varied during operation, so that a rotor can be actively steered through a resonance that would destroy a passively supported machine; the price is a sensor and power-electronic system that is often comparable in complexity to the drive itself. Chapter 8 treats the selection and the analysis together, because at high speed the rotor and its bearings cannot be designed separately.</w:t>
        </w:r>
      </w:ins>
    </w:p>
    <w:p>
      <w:pPr>
        <w:rPr>
          <w:ins w:id="2638" w:author="Chapter 1 revision" w:date="2026-09-02T00:00:00Z"/>
        </w:rPr>
      </w:pPr>
      <w:ins w:id="2639" w:author="Chapter 1 revision" w:date="2026-09-02T00:00:00Z">
        <w:r>
          <w:t xml:space="preserve">[Figure 1.3 near here]</w:t>
        </w:r>
      </w:ins>
    </w:p>
    <w:p>
      <w:pPr>
        <w:rPr>
          <w:ins w:id="2640" w:author="Chapter 1 revision" w:date="2026-09-02T00:00:00Z"/>
        </w:rPr>
      </w:pPr>
      <w:ins w:id="2641" w:author="Chapter 1 revision" w:date="2026-09-02T00:00:00Z">
        <w:r>
          <w:t xml:space="preserve">Figure 1.3 First and second bending modes of a slender high-speed rotor, shown as deflected shapes against the undeflected axis. The rotor is supported at the two bearings; the second mode has an interior node. The first bending critical speed scales as r_r/l², so lengthening a rotor to recover the torque lost to a reduced diameter reduces it quadratically.</w:t>
        </w:r>
      </w:ins>
    </w:p>
    <w:p>
      <w:pPr>
        <w:rPr>
          <w:del w:id="2642" w:author="Chapter 1 revision" w:date="2026-09-02T00:00:00Z"/>
        </w:rPr>
      </w:pPr>
      <w:del w:id="2643" w:author="Chapter 1 revision" w:date="2026-09-02T00:00:00Z">
        <w:r>
          <w:delText xml:space="preserve">The Stability Limit: Operating near these resonances can lead to catastrophic vibrations. Therefore, the electromagnetic design (which wants a large D) is constantly being pushed back by the rotordynamic analysis (which demands a stiff, short rotor).</w:delText>
        </w:r>
      </w:del>
    </w:p>
    <w:p>
      <w:pPr>
        <w:rPr>
          <w:del w:id="2644" w:author="Chapter 1 revision" w:date="2026-09-02T00:00:00Z"/>
        </w:rPr>
      </w:pPr>
      <w:del w:id="2645" w:author="Chapter 1 revision" w:date="2026-09-02T00:00:00Z">
        <w:r>
          <w:delText xml:space="preserve">Bearing Technologies: From Ball Bearings to AMBs</w:delText>
        </w:r>
      </w:del>
    </w:p>
    <w:p>
      <w:pPr>
        <w:rPr>
          <w:del w:id="2646" w:author="Chapter 1 revision" w:date="2026-09-02T00:00:00Z"/>
        </w:rPr>
      </w:pPr>
      <w:del w:id="2647" w:author="Chapter 1 revision" w:date="2026-09-02T00:00:00Z">
        <w:r>
          <w:delText xml:space="preserve">The choice of bearing technology is the primary tool for managing these rotordynamic challenges. The bearing must not only support the weight of the rotor but also provide the necessary damping to safely navigate critical speeds [ref].</w:delText>
        </w:r>
      </w:del>
    </w:p>
    <w:p>
      <w:pPr>
        <w:rPr>
          <w:del w:id="2648" w:author="Chapter 1 revision" w:date="2026-09-02T00:00:00Z"/>
        </w:rPr>
      </w:pPr>
      <w:del w:id="2649" w:author="Chapter 1 revision" w:date="2026-09-02T00:00:00Z">
        <w:r>
          <w:delText xml:space="preserve">High-Precision Ball Bearings: Commonly used in traction motors and smaller industrial units. To survive high speeds, these are often ceramic hybrid bearings (silicon nitride balls) with oil-mist or jet lubrication. While cost-effective, they have a finite Dn factor (diameter × speed limit) and represent a point of mechanical wear and friction. Combined with squeeze-film damping, these bearings offer an economic and rugged solution for low-power applications</w:delText>
        </w:r>
      </w:del>
    </w:p>
    <w:p>
      <w:pPr>
        <w:rPr>
          <w:del w:id="2650" w:author="Chapter 1 revision" w:date="2026-09-02T00:00:00Z"/>
        </w:rPr>
      </w:pPr>
      <w:del w:id="2651" w:author="Chapter 1 revision" w:date="2026-09-02T00:00:00Z">
        <w:r>
          <w:delText xml:space="preserve">Fluid Film and Foil Bearings: These bearings support the rotor on a thin layer of gas or oil. Air foil bearings are increasingly popular in micro-turbines and high-speed blowers because they are oil-free and self-acting. However, they have limited load capacity and can suffer from sub-synchronous whirl instabilities.</w:delText>
        </w:r>
      </w:del>
    </w:p>
    <w:p>
      <w:pPr>
        <w:rPr>
          <w:del w:id="2652" w:author="Chapter 1 revision" w:date="2026-09-02T00:00:00Z"/>
        </w:rPr>
      </w:pPr>
      <w:del w:id="2653" w:author="Chapter 1 revision" w:date="2026-09-02T00:00:00Z">
        <w:r>
          <w:delText xml:space="preserve">Active Magnetic Bearings (AMB): The gold standard for large industrial high-speed machines. AMBs use electromagnetic actuators to levitate the rotor, eliminating physical contact and friction. They, however, are complicated, need sensors and lots of electronics for measurement and position control making them too costly for low-power applications</w:delText>
        </w:r>
      </w:del>
    </w:p>
    <w:p>
      <w:pPr>
        <w:rPr>
          <w:del w:id="2654" w:author="Chapter 1 revision" w:date="2026-09-02T00:00:00Z"/>
        </w:rPr>
      </w:pPr>
      <w:del w:id="2655" w:author="Chapter 1 revision" w:date="2026-09-02T00:00:00Z">
        <w:r>
          <w:delText xml:space="preserve">Active Damping: The greatest advantage of AMBs is their ability to change their stiffness and damping characteristics in real-time. This allows the controller to tune the system to safely pass through critical bending modes that would destroy a conventionally supported rotor.</w:delText>
        </w:r>
      </w:del>
    </w:p>
    <w:p>
      <w:pPr>
        <w:rPr>
          <w:del w:id="2656" w:author="Chapter 1 revision" w:date="2026-09-02T00:00:00Z"/>
        </w:rPr>
      </w:pPr>
      <w:del w:id="2657" w:author="Chapter 1 revision" w:date="2026-09-02T00:00:00Z">
        <w:r>
          <w:delText xml:space="preserve">Monitoring: They provide built-in diagnostic data regarding rotor position and vibration, making them ideal for the 24/7 reliability required in industrial stationary applications.</w:delText>
        </w:r>
      </w:del>
    </w:p>
    <w:p>
      <w:pPr>
        <w:rPr>
          <w:del w:id="2658" w:author="Chapter 1 revision" w:date="2026-09-02T00:00:00Z"/>
        </w:rPr>
      </w:pPr>
      <w:del w:id="2659" w:author="Chapter 1 revision" w:date="2026-09-02T00:00:00Z">
        <w:r>
          <w:delText xml:space="preserve">In summary, the design of a high-speed machine is a constant negotiation between the electromagnetic desire for volume and the rotordynamic requirement for stability. Whether using the mechanical simplicity of damped high-speed ball bearings or the advanced control of AMBs, the rotor's journey from standstill to its rated high-speed operating point is a carefully orchestrated passage through the physics of resonance.</w:delText>
        </w:r>
      </w:del>
    </w:p>
    <w:p>
      <w:pPr>
        <w:pStyle w:val="Heading3"/>
      </w:pPr>
      <w:r>
        <w:t xml:space="preserve">1.3.3 Aerodynamic </w:t>
      </w:r>
      <w:del w:id="2660" w:author="Chapter 1 revision" w:date="2026-09-02T00:00:00Z">
        <w:r>
          <w:delText xml:space="preserve">and windage losses </w:delText>
        </w:r>
      </w:del>
      <w:ins w:id="2661" w:author="Chapter 1 revision" w:date="2026-09-02T00:00:00Z">
        <w:r>
          <w:t xml:space="preserve">drag and windage </w:t>
        </w:r>
      </w:ins>
    </w:p>
    <w:p>
      <w:pPr>
        <w:rPr>
          <w:ins w:id="2662" w:author="Chapter 1 revision" w:date="2026-09-02T00:00:00Z"/>
        </w:rPr>
      </w:pPr>
      <w:ins w:id="2663" w:author="Chapter 1 revision" w:date="2026-09-02T00:00:00Z">
        <w:r>
          <w:t xml:space="preserve">In a mains-frequency machine the air in the gap is a passive medium and friction against it is a rounding error. Above roughly 100 m/s it becomes a principal loss mechanism, and in some designs the dominant one.</w:t>
        </w:r>
      </w:ins>
    </w:p>
    <w:p>
      <w:pPr>
        <w:rPr>
          <w:ins w:id="2664" w:author="Chapter 1 revision" w:date="2026-09-02T00:00:00Z"/>
        </w:rPr>
      </w:pPr>
      <w:ins w:id="2665" w:author="Chapter 1 revision" w:date="2026-09-02T00:00:00Z">
        <w:r>
          <w:t xml:space="preserve">Flow in the annular gap between two concentric cylinders is governed by the Taylor number. Below a critical value the flow is laminar and the drag is modest. Above it the flow breaks into Taylor vortices — counter-rotating toroidal cells stacked along the axis — and the drag rises sharply. Higher still, the vortices themselves become turbulent. Each transition increases the friction coefficient, and a machine may cross more than one of them between standstill and rated speed.</w:t>
        </w:r>
      </w:ins>
    </w:p>
    <w:p>
      <w:pPr>
        <w:rPr>
          <w:ins w:id="2666" w:author="Chapter 1 revision" w:date="2026-09-02T00:00:00Z"/>
        </w:rPr>
      </w:pPr>
      <w:ins w:id="2667" w:author="Chapter 1 revision" w:date="2026-09-02T00:00:00Z">
        <w:r>
          <w:t xml:space="preserve">The dissipated power on the cylindrical rotor surface follows</w:t>
        </w:r>
      </w:ins>
    </w:p>
    <w:p>
      <w:pPr>
        <w:rPr>
          <w:ins w:id="2668" w:author="Chapter 1 revision" w:date="2026-09-02T00:00:00Z"/>
        </w:rPr>
      </w:pPr>
      <w:ins w:id="2669" w:author="Chapter 1 revision" w:date="2026-09-02T00:00:00Z">
        <w:r>
          <w:t xml:space="preserve">P_w = k · C_f · ρ_air · Ω³ · r_r⁴ · l (1.7)</w:t>
        </w:r>
      </w:ins>
    </w:p>
    <w:p>
      <w:pPr>
        <w:rPr>
          <w:ins w:id="2670" w:author="Chapter 1 revision" w:date="2026-09-02T00:00:00Z"/>
        </w:rPr>
      </w:pPr>
      <w:ins w:id="2671" w:author="Chapter 1 revision" w:date="2026-09-02T00:00:00Z">
        <w:r>
          <w:t xml:space="preserve">where C_f is a friction coefficient depending on Taylor and Reynolds numbers and on surface roughness. The cubic dependence on angular velocity is the relation usually quoted, and it is the origin of the common assertion that windage is the mechanism that ultimately halts the pursuit of higher speed. Section 1.4.4 shows that this assertion, though widely repeated, is wrong for the design path that engineers actually follow — the exponent is correct but it is being applied to the wrong variable.</w:t>
        </w:r>
      </w:ins>
    </w:p>
    <w:p>
      <w:pPr>
        <w:rPr>
          <w:ins w:id="2672" w:author="Chapter 1 revision" w:date="2026-09-02T00:00:00Z"/>
        </w:rPr>
      </w:pPr>
      <w:ins w:id="2673" w:author="Chapter 1 revision" w:date="2026-09-02T00:00:00Z">
        <w:r>
          <w:t xml:space="preserve">Two features of windage make it more troublesome than its magnitude alone suggests. It is deposited in the air gap, which is the least accessible part of the machine thermally and is immediately adjacent to the magnets, so windage heat reaches the most temperature-sensitive component by the shortest path. And it is a braking torque, so it appears directly as a reduction in shaft output rather than merely as a thermal burden. Where it becomes limiting, the responses are to reduce the gas density — operating the rotor in a partial vacuum or in helium — or to attack C_f through surface finish and gap geometry. Chapter 9 develops both.</w:t>
        </w:r>
      </w:ins>
    </w:p>
    <w:p>
      <w:pPr>
        <w:pStyle w:val="Heading3"/>
        <w:rPr>
          <w:ins w:id="2674" w:author="Chapter 1 revision" w:date="2026-09-02T00:00:00Z"/>
        </w:rPr>
      </w:pPr>
      <w:ins w:id="2675" w:author="Chapter 1 revision" w:date="2026-09-02T00:00:00Z">
        <w:r>
          <w:t xml:space="preserve">1.3.4 Thermal: loss density in a shrinking volume</w:t>
        </w:r>
      </w:ins>
    </w:p>
    <w:p>
      <w:pPr>
        <w:rPr>
          <w:ins w:id="2676" w:author="Chapter 1 revision" w:date="2026-09-02T00:00:00Z"/>
        </w:rPr>
      </w:pPr>
      <w:ins w:id="2677" w:author="Chapter 1 revision" w:date="2026-09-02T00:00:00Z">
        <w:r>
          <w:t xml:space="preserve">The purpose of running fast is to make the machine smaller for a given rating. That is also the thermal problem: the same losses, or nearly the same, must be removed from a smaller object.</w:t>
        </w:r>
      </w:ins>
    </w:p>
    <w:p>
      <w:pPr>
        <w:rPr>
          <w:ins w:id="2678" w:author="Chapter 1 revision" w:date="2026-09-02T00:00:00Z"/>
        </w:rPr>
      </w:pPr>
      <w:ins w:id="2679" w:author="Chapter 1 revision" w:date="2026-09-02T00:00:00Z">
        <w:r>
          <w:t xml:space="preserve">It is often argued that this follows from the square–cube law — losses scale with volume, cooling with surface area, so the ratio degrades as the machine shrinks. The argument is correct for a machine scaled isotropically, and it is worth stating clearly that high-speed machines are not scaled isotropically. As Section 1.4 shows, the tip-speed limit forces the rotor to shrink radially while growing axially, and under that anisotropic scaling the rotor surface area is very nearly preserved. The thermal problem at high speed is real, but it is not the square–cube law, and designing against the wrong mechanism leads to the wrong countermeasures.</w:t>
        </w:r>
      </w:ins>
    </w:p>
    <w:p>
      <w:pPr>
        <w:rPr>
          <w:ins w:id="2680" w:author="Chapter 1 revision" w:date="2026-09-02T00:00:00Z"/>
        </w:rPr>
      </w:pPr>
      <w:ins w:id="2681" w:author="Chapter 1 revision" w:date="2026-09-02T00:00:00Z">
        <w:r>
          <w:t xml:space="preserve">What does degrade is the loss density in the stator, and the length of the conduction path from the rotor to any cooling surface. A stator carrying the same total loss in half the volume must reject twice the heat flux through a jacket of unchanged area, and the temperature gradient through the lamination stack and the slot insulation rises accordingly. This is why direct in-slot cooling, in which coolant is brought into contact with the conductors rather than with the frame, appears in high-speed machines at power levels where a conventional design would be comfortably jacket-cooled.</w:t>
        </w:r>
      </w:ins>
    </w:p>
    <w:p>
      <w:pPr>
        <w:rPr>
          <w:ins w:id="2682" w:author="Chapter 1 revision" w:date="2026-09-02T00:00:00Z"/>
        </w:rPr>
      </w:pPr>
      <w:ins w:id="2683" w:author="Chapter 1 revision" w:date="2026-09-02T00:00:00Z">
        <w:r>
          <w:t xml:space="preserve">Rotor losses are the acute case. A rotor is thermally isolated by the air gap, whose conductance is poor and — importantly — largely independent of the cooling effort spent on the stator. Increasing the coolant flow in a water jacket does very little for a rotor that is radiating and convecting into a thin annulus of turbulent air. Rotor loss must therefore be either prevented at source, through magnet segmentation, sleeve material choice, harmonic reduction in the winding and clean converter current, or removed axially through the shaft. Both routes are expensive, which is why rotor loss estimation at high speed deserves the accuracy that Chapter 6 attempts and rarely receives in practice.</w:t>
        </w:r>
      </w:ins>
    </w:p>
    <w:p>
      <w:pPr>
        <w:rPr>
          <w:ins w:id="2684" w:author="Chapter 1 revision" w:date="2026-09-02T00:00:00Z"/>
        </w:rPr>
      </w:pPr>
      <w:ins w:id="2685" w:author="Chapter 1 revision" w:date="2026-09-02T00:00:00Z">
        <w:r>
          <w:t xml:space="preserve">In permanent-magnet machines the constraint is sharpened further by the magnets themselves. Remanence falls with temperature, and above a limit that depends on the operating point the demagnetisation is irreversible: the machine does not recover when it cools. Because that limit sits well below the temperature the winding insulation could tolerate, the magnet temperature and not the winding temperature is frequently the binding thermal constraint in a high-speed PM machine. This is an inversion of conventional practice, where the winding is almost always the hot spot of interest, and it changes what a thermal model must resolve: an average rotor temperature is not sufficient when the quantity of interest is the peak temperature at the magnet corner nearest the air gap. Chapter 9 develops the models accordingly.</w:t>
        </w:r>
      </w:ins>
    </w:p>
    <w:p>
      <w:pPr>
        <w:pStyle w:val="Heading2"/>
        <w:rPr>
          <w:ins w:id="2686" w:author="Chapter 1 revision" w:date="2026-09-02T00:00:00Z"/>
        </w:rPr>
      </w:pPr>
      <w:ins w:id="2687" w:author="Chapter 1 revision" w:date="2026-09-02T00:00:00Z">
        <w:r>
          <w:t xml:space="preserve">1.4 Scaling: What Actually Happens When Speed Is Doubled</w:t>
        </w:r>
      </w:ins>
    </w:p>
    <w:p>
      <w:pPr>
        <w:rPr>
          <w:ins w:id="2688" w:author="Chapter 1 revision" w:date="2026-09-02T00:00:00Z"/>
        </w:rPr>
      </w:pPr>
      <w:ins w:id="2689" w:author="Chapter 1 revision" w:date="2026-09-02T00:00:00Z">
        <w:r>
          <w:t xml:space="preserve">Scaling arguments are the natural way to reason about a machine class, and the high-speed literature contains a standard set of them: power density rises linearly with speed, iron loss rises with the square, windage with the cube, and the combination eventually overwhelms the gains. The conclusion drawn is that there exists a speed beyond which further increase is self-defeating.</w:t>
        </w:r>
      </w:ins>
    </w:p>
    <w:p>
      <w:pPr>
        <w:rPr>
          <w:ins w:id="2690" w:author="Chapter 1 revision" w:date="2026-09-02T00:00:00Z"/>
        </w:rPr>
      </w:pPr>
      <w:ins w:id="2691" w:author="Chapter 1 revision" w:date="2026-09-02T00:00:00Z">
        <w:r>
          <w:t xml:space="preserve">The conclusion is right. The reasoning usually given for it is not, and the difference matters, because it changes which constraint the designer should be working against.</w:t>
        </w:r>
      </w:ins>
    </w:p>
    <w:p>
      <w:pPr>
        <w:pStyle w:val="Heading3"/>
        <w:rPr>
          <w:ins w:id="2692" w:author="Chapter 1 revision" w:date="2026-09-02T00:00:00Z"/>
        </w:rPr>
      </w:pPr>
      <w:ins w:id="2693" w:author="Chapter 1 revision" w:date="2026-09-02T00:00:00Z">
        <w:r>
          <w:t xml:space="preserve">1.4.1 Three design paths</w:t>
        </w:r>
      </w:ins>
    </w:p>
    <w:p>
      <w:pPr>
        <w:rPr>
          <w:ins w:id="2694" w:author="Chapter 1 revision" w:date="2026-09-02T00:00:00Z"/>
        </w:rPr>
      </w:pPr>
      <w:ins w:id="2695" w:author="Chapter 1 revision" w:date="2026-09-02T00:00:00Z">
        <w:r>
          <w:t xml:space="preserve">The difficulty with a scaling exponent is that it is meaningless until one states what is being held constant. "Windage scales with the cube of speed" is true at fixed geometry and false along the path that a designer actually takes. Three paths must be distinguished.</w:t>
        </w:r>
      </w:ins>
    </w:p>
    <w:p>
      <w:pPr>
        <w:rPr>
          <w:ins w:id="2696" w:author="Chapter 1 revision" w:date="2026-09-02T00:00:00Z"/>
        </w:rPr>
      </w:pPr>
      <w:ins w:id="2697" w:author="Chapter 1 revision" w:date="2026-09-02T00:00:00Z">
        <w:r>
          <w:t xml:space="preserve">Path (a): fixed geometry. An existing machine is run faster with no dimensional change. This is the overspeed case, relevant to qualification testing and to field weakening, and it is the path implicitly assumed by most quoted scaling exponents.</w:t>
        </w:r>
      </w:ins>
    </w:p>
    <w:p>
      <w:pPr>
        <w:rPr>
          <w:ins w:id="2698" w:author="Chapter 1 revision" w:date="2026-09-02T00:00:00Z"/>
        </w:rPr>
      </w:pPr>
      <w:ins w:id="2699" w:author="Chapter 1 revision" w:date="2026-09-02T00:00:00Z">
        <w:r>
          <w:t xml:space="preserve">Path (b): tip-speed-limited at constant power. The rating is fixed and the rotor is redesigned at each speed to sit exactly at the material limit, so that v_tip is constant. This is the idealised design path and it is the one that a scaling argument about machine design ought to describe.</w:t>
        </w:r>
      </w:ins>
    </w:p>
    <w:p>
      <w:pPr>
        <w:rPr>
          <w:ins w:id="2700" w:author="Chapter 1 revision" w:date="2026-09-02T00:00:00Z"/>
        </w:rPr>
      </w:pPr>
      <w:ins w:id="2701" w:author="Chapter 1 revision" w:date="2026-09-02T00:00:00Z">
        <w:r>
          <w:t xml:space="preserve">Path (c): rotordynamically constrained. Path (b), but with active length capped because the rotor cannot be made arbitrarily slender. This is what real designs do.</w:t>
        </w:r>
      </w:ins>
    </w:p>
    <w:p>
      <w:pPr>
        <w:rPr>
          <w:ins w:id="2702" w:author="Chapter 1 revision" w:date="2026-09-02T00:00:00Z"/>
        </w:rPr>
      </w:pPr>
      <w:ins w:id="2703" w:author="Chapter 1 revision" w:date="2026-09-02T00:00:00Z">
        <w:r>
          <w:t xml:space="preserve">The three give sharply different answers, and Figure 1.5 compares them for a doubling of speed.</w:t>
        </w:r>
      </w:ins>
    </w:p>
    <w:p>
      <w:pPr>
        <w:pStyle w:val="Heading3"/>
        <w:rPr>
          <w:ins w:id="2704" w:author="Chapter 1 revision" w:date="2026-09-02T00:00:00Z"/>
        </w:rPr>
      </w:pPr>
      <w:ins w:id="2705" w:author="Chapter 1 revision" w:date="2026-09-02T00:00:00Z">
        <w:r>
          <w:t xml:space="preserve">1.4.2 Path (a): fixed geometry</w:t>
        </w:r>
      </w:ins>
    </w:p>
    <w:p>
      <w:pPr>
        <w:rPr>
          <w:ins w:id="2706" w:author="Chapter 1 revision" w:date="2026-09-02T00:00:00Z"/>
        </w:rPr>
      </w:pPr>
      <w:ins w:id="2707" w:author="Chapter 1 revision" w:date="2026-09-02T00:00:00Z">
        <w:r>
          <w:t xml:space="preserve">With D_r and l held constant and Ω doubled, the exponents are the familiar ones. Centrifugal stress, from equation (1.2), rises fourfold. Iron loss, scaling as f₁² at constant flux density and constant iron mass, rises fourfold. Windage, from equation (1.7), rises eightfold. Output power doubles, since torque is unchanged.</w:t>
        </w:r>
      </w:ins>
    </w:p>
    <w:p>
      <w:pPr>
        <w:rPr>
          <w:ins w:id="2708" w:author="Chapter 1 revision" w:date="2026-09-02T00:00:00Z"/>
        </w:rPr>
      </w:pPr>
      <w:ins w:id="2709" w:author="Chapter 1 revision" w:date="2026-09-02T00:00:00Z">
        <w:r>
          <w:t xml:space="preserve">These are the numbers usually tabulated, and for the overspeed question they are correct. As a description of what happens when a machine is designed for a higher speed, they are not, because no designer doubles the speed of a rotor while leaving its diameter alone — the fourfold stress increase would destroy it.</w:t>
        </w:r>
      </w:ins>
    </w:p>
    <w:p>
      <w:pPr>
        <w:pStyle w:val="Heading3"/>
        <w:rPr>
          <w:ins w:id="2710" w:author="Chapter 1 revision" w:date="2026-09-02T00:00:00Z"/>
        </w:rPr>
      </w:pPr>
      <w:ins w:id="2711" w:author="Chapter 1 revision" w:date="2026-09-02T00:00:00Z">
        <w:r>
          <w:t xml:space="preserve">1.4.3 Path (b): the tip-speed-limited design path</w:t>
        </w:r>
      </w:ins>
    </w:p>
    <w:p>
      <w:pPr>
        <w:rPr>
          <w:ins w:id="2712" w:author="Chapter 1 revision" w:date="2026-09-02T00:00:00Z"/>
        </w:rPr>
      </w:pPr>
      <w:ins w:id="2713" w:author="Chapter 1 revision" w:date="2026-09-02T00:00:00Z">
        <w:r>
          <w:t xml:space="preserve">Now hold rated power and tip speed constant. Since v_tip = Ω·r_r is fixed, doubling Ω requires halving r_r. The sizing relation</w:t>
        </w:r>
      </w:ins>
    </w:p>
    <w:p>
      <w:pPr>
        <w:rPr>
          <w:ins w:id="2714" w:author="Chapter 1 revision" w:date="2026-09-02T00:00:00Z"/>
        </w:rPr>
      </w:pPr>
      <w:ins w:id="2715" w:author="Chapter 1 revision" w:date="2026-09-02T00:00:00Z">
        <w:r>
          <w:t xml:space="preserve">P ∝ D_r² · l · Ω · B̂ · A (1.8)</w:t>
        </w:r>
      </w:ins>
    </w:p>
    <w:p>
      <w:pPr>
        <w:rPr>
          <w:ins w:id="2716" w:author="Chapter 1 revision" w:date="2026-09-02T00:00:00Z"/>
        </w:rPr>
      </w:pPr>
      <w:ins w:id="2717" w:author="Chapter 1 revision" w:date="2026-09-02T00:00:00Z">
        <w:r>
          <w:t xml:space="preserve">with peak air-gap flux density B̂ and linear current density A held constant, then requires that active length double in order to preserve the rating. Rotor volume therefore halves — the expected power-density gain is real — but the machine becomes four times as slender, since l/D_r rises by a factor of four.</w:t>
        </w:r>
      </w:ins>
    </w:p>
    <w:p>
      <w:pPr>
        <w:rPr>
          <w:ins w:id="2718" w:author="Chapter 1 revision" w:date="2026-09-02T00:00:00Z"/>
        </w:rPr>
      </w:pPr>
      <w:ins w:id="2719" w:author="Chapter 1 revision" w:date="2026-09-02T00:00:00Z">
        <w:r>
          <w:t xml:space="preserve">The loss consequences are not what the fixed-geometry exponents suggest.</w:t>
        </w:r>
      </w:ins>
    </w:p>
    <w:p>
      <w:pPr>
        <w:rPr>
          <w:ins w:id="2720" w:author="Chapter 1 revision" w:date="2026-09-02T00:00:00Z"/>
        </w:rPr>
      </w:pPr>
      <w:ins w:id="2721" w:author="Chapter 1 revision" w:date="2026-09-02T00:00:00Z">
        <w:r>
          <w:t xml:space="preserve">Windage is unchanged. Substituting r_r ∝ Ω⁻¹ and l ∝ Ω into equation (1.7) gives P_w ∝ Ω⁻⁴ · Ω · Ω³ = Ω⁰. The physical reading is more transparent than the algebra: windage power is the product of a shear stress that depends on tip speed, a rotor surface area proportional to D_r·l, and the tip speed itself. Along this path the tip speed is fixed by definition and the surface area is preserved, because the diameter reduction and length increase cancel exactly. Constant tip speed and constant area give constant windage.</w:t>
        </w:r>
      </w:ins>
    </w:p>
    <w:p>
      <w:pPr>
        <w:rPr>
          <w:ins w:id="2722" w:author="Chapter 1 revision" w:date="2026-09-02T00:00:00Z"/>
        </w:rPr>
      </w:pPr>
      <w:ins w:id="2723" w:author="Chapter 1 revision" w:date="2026-09-02T00:00:00Z">
        <w:r>
          <w:t xml:space="preserve">Iron loss doubles rather than quadruples. Loss per unit mass rises as f₁², but the iron mass falls in proportion to the active volume, which halves. The net is a factor of two.</w:t>
        </w:r>
      </w:ins>
    </w:p>
    <w:p>
      <w:pPr>
        <w:rPr>
          <w:ins w:id="2724" w:author="Chapter 1 revision" w:date="2026-09-02T00:00:00Z"/>
        </w:rPr>
      </w:pPr>
      <w:ins w:id="2725" w:author="Chapter 1 revision" w:date="2026-09-02T00:00:00Z">
        <w:r>
          <w:t xml:space="preserve">Direct-current copper loss is unchanged, since at constant electric loading and current density the copper volume scales with D_r·l, which is preserved. Alternating-current effects in the conductors do grow with frequency and are the subject of Chapter 5, but the ohmic baseline does not move.</w:t>
        </w:r>
      </w:ins>
    </w:p>
    <w:p>
      <w:pPr>
        <w:rPr>
          <w:ins w:id="2726" w:author="Chapter 1 revision" w:date="2026-09-02T00:00:00Z"/>
        </w:rPr>
      </w:pPr>
      <w:ins w:id="2727" w:author="Chapter 1 revision" w:date="2026-09-02T00:00:00Z">
        <w:r>
          <w:t xml:space="preserve">Rotor surface area is unchanged, which is the correction to the square–cube argument noted in Section 1.3.4.</w:t>
        </w:r>
      </w:ins>
    </w:p>
    <w:p>
      <w:pPr>
        <w:rPr>
          <w:ins w:id="2728" w:author="Chapter 1 revision" w:date="2026-09-02T00:00:00Z"/>
        </w:rPr>
      </w:pPr>
      <w:ins w:id="2729" w:author="Chapter 1 revision" w:date="2026-09-02T00:00:00Z">
        <w:r>
          <w:t xml:space="preserve">Total loss therefore grows only through the iron, and grows sub-linearly. On this path a speed doubling buys a halving of volume for a modest efficiency penalty. If this were the whole story, there would be no upper limit worth discussing.</w:t>
        </w:r>
      </w:ins>
    </w:p>
    <w:p>
      <w:pPr>
        <w:pStyle w:val="Heading3"/>
        <w:rPr>
          <w:ins w:id="2730" w:author="Chapter 1 revision" w:date="2026-09-02T00:00:00Z"/>
        </w:rPr>
      </w:pPr>
      <w:ins w:id="2731" w:author="Chapter 1 revision" w:date="2026-09-02T00:00:00Z">
        <w:r>
          <w:t xml:space="preserve">1.4.4 What actually stops the process</w:t>
        </w:r>
      </w:ins>
    </w:p>
    <w:p>
      <w:pPr>
        <w:rPr>
          <w:ins w:id="2732" w:author="Chapter 1 revision" w:date="2026-09-02T00:00:00Z"/>
        </w:rPr>
      </w:pPr>
      <w:ins w:id="2733" w:author="Chapter 1 revision" w:date="2026-09-02T00:00:00Z">
        <w:r>
          <w:t xml:space="preserve">The limit is rotordynamic, and it is severe.</w:t>
        </w:r>
      </w:ins>
    </w:p>
    <w:p>
      <w:pPr>
        <w:rPr>
          <w:ins w:id="2734" w:author="Chapter 1 revision" w:date="2026-09-02T00:00:00Z"/>
        </w:rPr>
      </w:pPr>
      <w:ins w:id="2735" w:author="Chapter 1 revision" w:date="2026-09-02T00:00:00Z">
        <w:r>
          <w:t xml:space="preserve">Substituting r_r ∝ Ω⁻¹ and l ∝ Ω into equation (1.6) gives, for a rotor treated as a uniform beam,</w:t>
        </w:r>
      </w:ins>
    </w:p>
    <w:p>
      <w:pPr>
        <w:rPr>
          <w:ins w:id="2736" w:author="Chapter 1 revision" w:date="2026-09-02T00:00:00Z"/>
        </w:rPr>
      </w:pPr>
      <w:ins w:id="2737" w:author="Chapter 1 revision" w:date="2026-09-02T00:00:00Z">
        <w:r>
          <w:t xml:space="preserve">n_cr ∝ Ω⁻¹ / Ω² = Ω⁻³ (1.9)</w:t>
        </w:r>
      </w:ins>
    </w:p>
    <w:p>
      <w:pPr>
        <w:rPr>
          <w:ins w:id="2738" w:author="Chapter 1 revision" w:date="2026-09-02T00:00:00Z"/>
        </w:rPr>
      </w:pPr>
      <w:ins w:id="2739" w:author="Chapter 1 revision" w:date="2026-09-02T00:00:00Z">
        <w:r>
          <w:t xml:space="preserve">The first bending critical speed falls as the cube of the design speed while the operating speed rises linearly with it. The ratio of operating speed to first critical speed therefore scales as</w:t>
        </w:r>
      </w:ins>
    </w:p>
    <w:p>
      <w:pPr>
        <w:rPr>
          <w:ins w:id="2740" w:author="Chapter 1 revision" w:date="2026-09-02T00:00:00Z"/>
        </w:rPr>
      </w:pPr>
      <w:ins w:id="2741" w:author="Chapter 1 revision" w:date="2026-09-02T00:00:00Z">
        <w:r>
          <w:t xml:space="preserve">n_op / n_cr ∝ Ω⁴ (1.10)</w:t>
        </w:r>
      </w:ins>
    </w:p>
    <w:p>
      <w:pPr>
        <w:rPr>
          <w:ins w:id="2742" w:author="Chapter 1 revision" w:date="2026-09-02T00:00:00Z"/>
        </w:rPr>
      </w:pPr>
      <w:ins w:id="2743" w:author="Chapter 1 revision" w:date="2026-09-02T00:00:00Z">
        <w:r>
          <w:t xml:space="preserve">A doubling of design speed degrades the rotordynamic margin by a factor of sixteen. This is why high-speed machines run supercritically: not because designers choose to, but because along the only path that respects the material limit, the critical speed collapses far faster than the operating speed rises. Figure 1.4 shows the divergence.</w:t>
        </w:r>
      </w:ins>
    </w:p>
    <w:p>
      <w:pPr>
        <w:rPr>
          <w:ins w:id="2744" w:author="Chapter 1 revision" w:date="2026-09-02T00:00:00Z"/>
        </w:rPr>
      </w:pPr>
      <w:ins w:id="2745" w:author="Chapter 1 revision" w:date="2026-09-02T00:00:00Z">
        <w:r>
          <w:t xml:space="preserve">Equations (1.9) and (1.10) are idealised. A real rotor is not a uniform beam; bearing span exceeds active length, shaft extensions and couplings add mass outboard of the bearings, and the stiffening effect of a shrink-fitted sleeve or a solid rotor body is not captured. The exponents should be read as indicating the severity of the trend rather than as design values. But the trend is what governs practice: it is the reason that a chapter of this book is devoted to rotordynamics and bearings, and the reason that rotor mechanical design cannot be left until after the electromagnetic design is complete.</w:t>
        </w:r>
      </w:ins>
    </w:p>
    <w:p>
      <w:pPr>
        <w:rPr>
          <w:ins w:id="2746" w:author="Chapter 1 revision" w:date="2026-09-02T00:00:00Z"/>
        </w:rPr>
      </w:pPr>
      <w:ins w:id="2747" w:author="Chapter 1 revision" w:date="2026-09-02T00:00:00Z">
        <w:r>
          <w:t xml:space="preserve">[Figure 1.4 near here]</w:t>
        </w:r>
      </w:ins>
    </w:p>
    <w:p>
      <w:pPr>
        <w:rPr>
          <w:ins w:id="2748" w:author="Chapter 1 revision" w:date="2026-09-02T00:00:00Z"/>
        </w:rPr>
      </w:pPr>
      <w:ins w:id="2749" w:author="Chapter 1 revision" w:date="2026-09-02T00:00:00Z">
        <w:r>
          <w:t xml:space="preserve">Figure 1.4 Divergence of operating speed and first bending critical speed along the tip-speed-limited design path, from equations (1.9) and (1.10). The rotordynamic margin degrades as the fourth power of the speed multiplier.</w:t>
        </w:r>
      </w:ins>
    </w:p>
    <w:p>
      <w:pPr>
        <w:pStyle w:val="Heading3"/>
        <w:rPr>
          <w:ins w:id="2750" w:author="Chapter 1 revision" w:date="2026-09-02T00:00:00Z"/>
        </w:rPr>
      </w:pPr>
      <w:ins w:id="2751" w:author="Chapter 1 revision" w:date="2026-09-02T00:00:00Z">
        <w:r>
          <w:t xml:space="preserve">1.4.5 Path (c): the constrained design</w:t>
        </w:r>
      </w:ins>
    </w:p>
    <w:p>
      <w:pPr>
        <w:rPr>
          <w:ins w:id="2752" w:author="Chapter 1 revision" w:date="2026-09-02T00:00:00Z"/>
        </w:rPr>
      </w:pPr>
      <w:ins w:id="2753" w:author="Chapter 1 revision" w:date="2026-09-02T00:00:00Z">
        <w:r>
          <w:t xml:space="preserve">Because equation (1.10) forbids the unlimited slenderness that path (b) assumes, real designs cap the active length and accept a compromise elsewhere. Suppose length is permitted to grow by only 50 per cent when speed is doubled. Preserving the rating through equation (1.8) then requires a rotor diameter of 0.58 rather than 0.50 times the original, and tip speed rises by 32 per cent — the machine is pushed 33 per cent past its previous stress level, which must be recovered by a stronger material, a thicker sleeve, or a reduction in rating.</w:t>
        </w:r>
      </w:ins>
    </w:p>
    <w:p>
      <w:pPr>
        <w:rPr>
          <w:ins w:id="2754" w:author="Chapter 1 revision" w:date="2026-09-02T00:00:00Z"/>
        </w:rPr>
      </w:pPr>
      <w:ins w:id="2755" w:author="Chapter 1 revision" w:date="2026-09-02T00:00:00Z">
        <w:r>
          <w:t xml:space="preserve">Every quantity now lands between the two extremes. Windage rises by a third rather than staying flat; the rotordynamic margin degrades by a factor of about eight rather than sixteen; centrifugal stress rises by a third rather than staying constant. Table 1.2 collects the three paths.</w:t>
        </w:r>
      </w:ins>
    </w:p>
    <w:p>
      <w:pPr>
        <w:rPr>
          <w:ins w:id="2756" w:author="Chapter 1 revision" w:date="2026-09-02T00:00:00Z"/>
        </w:rPr>
      </w:pPr>
      <w:ins w:id="2757" w:author="Chapter 1 revision" w:date="2026-09-02T00:00:00Z">
        <w:r>
          <w:t xml:space="preserve">Table 1.2 Factor change in principal design quantities for a doubling of rotational speed, along three design paths. Path (a) holds geometry fixed; path (b) holds rated power and tip speed constant; path (c) additionally caps active length at 1.5 times its original value.</w:t>
        </w:r>
      </w:ins>
    </w:p>
    <w:p>
      <w:pPr>
        <w:rPr>
          <w:ins w:id="2758" w:author="Chapter 1 revision" w:date="2026-09-02T00:00:00Z"/>
        </w:rPr>
      </w:pPr>
      <w:ins w:id="2759" w:author="Chapter 1 revision" w:date="2026-09-02T00:00:00Z">
        <w:r>
          <w:t xml:space="preserve">Quantity | (a) fixed geometry | (b) tip-speed limited | (c) length capped</w:t>
        </w:r>
      </w:ins>
    </w:p>
    <w:p>
      <w:pPr>
        <w:rPr>
          <w:ins w:id="2760" w:author="Chapter 1 revision" w:date="2026-09-02T00:00:00Z"/>
        </w:rPr>
      </w:pPr>
      <w:ins w:id="2761" w:author="Chapter 1 revision" w:date="2026-09-02T00:00:00Z">
        <w:r>
          <w:t xml:space="preserve">Rotor diameter | 1.00 | 0.50 | 0.58</w:t>
        </w:r>
      </w:ins>
    </w:p>
    <w:p>
      <w:pPr>
        <w:rPr>
          <w:ins w:id="2762" w:author="Chapter 1 revision" w:date="2026-09-02T00:00:00Z"/>
        </w:rPr>
      </w:pPr>
      <w:ins w:id="2763" w:author="Chapter 1 revision" w:date="2026-09-02T00:00:00Z">
        <w:r>
          <w:t xml:space="preserve">Active length | 1.00 | 2.00 | 1.50</w:t>
        </w:r>
      </w:ins>
    </w:p>
    <w:p>
      <w:pPr>
        <w:rPr>
          <w:ins w:id="2764" w:author="Chapter 1 revision" w:date="2026-09-02T00:00:00Z"/>
        </w:rPr>
      </w:pPr>
      <w:ins w:id="2765" w:author="Chapter 1 revision" w:date="2026-09-02T00:00:00Z">
        <w:r>
          <w:t xml:space="preserve">l/D_r ratio | 1.00 | 4.00 | 2.60</w:t>
        </w:r>
      </w:ins>
    </w:p>
    <w:p>
      <w:pPr>
        <w:rPr>
          <w:ins w:id="2766" w:author="Chapter 1 revision" w:date="2026-09-02T00:00:00Z"/>
        </w:rPr>
      </w:pPr>
      <w:ins w:id="2767" w:author="Chapter 1 revision" w:date="2026-09-02T00:00:00Z">
        <w:r>
          <w:t xml:space="preserve">Active volume | 1.00 | 0.50 | 0.58</w:t>
        </w:r>
      </w:ins>
    </w:p>
    <w:p>
      <w:pPr>
        <w:rPr>
          <w:ins w:id="2768" w:author="Chapter 1 revision" w:date="2026-09-02T00:00:00Z"/>
        </w:rPr>
      </w:pPr>
      <w:ins w:id="2769" w:author="Chapter 1 revision" w:date="2026-09-02T00:00:00Z">
        <w:r>
          <w:t xml:space="preserve">Centrifugal stress | 4.00 | 1.00 | 1.33</w:t>
        </w:r>
      </w:ins>
    </w:p>
    <w:p>
      <w:pPr>
        <w:rPr>
          <w:ins w:id="2770" w:author="Chapter 1 revision" w:date="2026-09-02T00:00:00Z"/>
        </w:rPr>
      </w:pPr>
      <w:ins w:id="2771" w:author="Chapter 1 revision" w:date="2026-09-02T00:00:00Z">
        <w:r>
          <w:t xml:space="preserve">Fundamental frequency | 2.00 | 2.00 | 2.00</w:t>
        </w:r>
      </w:ins>
    </w:p>
    <w:p>
      <w:pPr>
        <w:rPr>
          <w:ins w:id="2772" w:author="Chapter 1 revision" w:date="2026-09-02T00:00:00Z"/>
        </w:rPr>
      </w:pPr>
      <w:ins w:id="2773" w:author="Chapter 1 revision" w:date="2026-09-02T00:00:00Z">
        <w:r>
          <w:t xml:space="preserve">DC copper loss | 1.00 | 1.00 | 0.87</w:t>
        </w:r>
      </w:ins>
    </w:p>
    <w:p>
      <w:pPr>
        <w:rPr>
          <w:ins w:id="2774" w:author="Chapter 1 revision" w:date="2026-09-02T00:00:00Z"/>
        </w:rPr>
      </w:pPr>
      <w:ins w:id="2775" w:author="Chapter 1 revision" w:date="2026-09-02T00:00:00Z">
        <w:r>
          <w:t xml:space="preserve">Iron loss | 4.00 | 2.00 | 2.00</w:t>
        </w:r>
      </w:ins>
    </w:p>
    <w:p>
      <w:pPr>
        <w:rPr>
          <w:ins w:id="2776" w:author="Chapter 1 revision" w:date="2026-09-02T00:00:00Z"/>
        </w:rPr>
      </w:pPr>
      <w:ins w:id="2777" w:author="Chapter 1 revision" w:date="2026-09-02T00:00:00Z">
        <w:r>
          <w:t xml:space="preserve">Windage loss | 8.00 | 1.00 | 1.33</w:t>
        </w:r>
      </w:ins>
    </w:p>
    <w:p>
      <w:pPr>
        <w:rPr>
          <w:ins w:id="2778" w:author="Chapter 1 revision" w:date="2026-09-02T00:00:00Z"/>
        </w:rPr>
      </w:pPr>
      <w:ins w:id="2779" w:author="Chapter 1 revision" w:date="2026-09-02T00:00:00Z">
        <w:r>
          <w:t xml:space="preserve">Rotor surface area | 1.00 | 1.00 | 0.87</w:t>
        </w:r>
      </w:ins>
    </w:p>
    <w:p>
      <w:pPr>
        <w:rPr>
          <w:ins w:id="2780" w:author="Chapter 1 revision" w:date="2026-09-02T00:00:00Z"/>
        </w:rPr>
      </w:pPr>
      <w:ins w:id="2781" w:author="Chapter 1 revision" w:date="2026-09-02T00:00:00Z">
        <w:r>
          <w:t xml:space="preserve">First critical speed | 1.00 | 0.125 | 0.257</w:t>
        </w:r>
      </w:ins>
    </w:p>
    <w:p>
      <w:pPr>
        <w:rPr>
          <w:ins w:id="2782" w:author="Chapter 1 revision" w:date="2026-09-02T00:00:00Z"/>
        </w:rPr>
      </w:pPr>
      <w:ins w:id="2783" w:author="Chapter 1 revision" w:date="2026-09-02T00:00:00Z">
        <w:r>
          <w:t xml:space="preserve">n_op / n_cr | 2.00 | 16.00 | 7.79</w:t>
        </w:r>
      </w:ins>
    </w:p>
    <w:p>
      <w:pPr>
        <w:rPr>
          <w:ins w:id="2784" w:author="Chapter 1 revision" w:date="2026-09-02T00:00:00Z"/>
        </w:rPr>
      </w:pPr>
      <w:ins w:id="2785" w:author="Chapter 1 revision" w:date="2026-09-02T00:00:00Z">
        <w:r>
          <w:t xml:space="preserve">Rated power is constant on paths (b) and (c) and doubles on path (a).</w:t>
        </w:r>
      </w:ins>
    </w:p>
    <w:p>
      <w:pPr>
        <w:rPr>
          <w:ins w:id="2786" w:author="Chapter 1 revision" w:date="2026-09-02T00:00:00Z"/>
        </w:rPr>
      </w:pPr>
      <w:ins w:id="2787" w:author="Chapter 1 revision" w:date="2026-09-02T00:00:00Z">
        <w:r>
          <w:t xml:space="preserve">[Figure 1.5 near here]</w:t>
        </w:r>
      </w:ins>
    </w:p>
    <w:p>
      <w:pPr>
        <w:rPr>
          <w:ins w:id="2788" w:author="Chapter 1 revision" w:date="2026-09-02T00:00:00Z"/>
        </w:rPr>
      </w:pPr>
      <w:ins w:id="2789" w:author="Chapter 1 revision" w:date="2026-09-02T00:00:00Z">
        <w:r>
          <w:t xml:space="preserve">Figure 1.5 The same speed doubling evaluated along the three design paths of Table 1.2. The fixed-geometry exponents commonly quoted in the literature describe path (a) and overstate the loss penalty of a genuine high-speed redesign, while understating the rotordynamic penalty by an order of magnitude.</w:t>
        </w:r>
      </w:ins>
    </w:p>
    <w:p>
      <w:pPr>
        <w:rPr>
          <w:del w:id="2790" w:author="Chapter 1 revision" w:date="2026-09-02T00:00:00Z"/>
        </w:rPr>
      </w:pPr>
      <w:del w:id="2791" w:author="Chapter 1 revision" w:date="2026-09-02T00:00:00Z">
        <w:r>
          <w:delText xml:space="preserve">In conventional electrical machines, cooling and friction losses are often treated as minor parasitic effects. However, as peripheral speeds cross the threshold into the high-speed regime, the air (or cooling gas) within the machine ceases to be a passive medium and becomes a significant source of drag and heat. For many high-speed designs, windage losses, the aerodynamic friction between the rotating and stationary parts, can exceed all other loss components combined, fundamentally limiting the machine's efficiency and thermal stability.</w:delText>
        </w:r>
      </w:del>
    </w:p>
    <w:p>
      <w:pPr>
        <w:rPr>
          <w:del w:id="2792" w:author="Chapter 1 revision" w:date="2026-09-02T00:00:00Z"/>
        </w:rPr>
      </w:pPr>
      <w:del w:id="2793" w:author="Chapter 1 revision" w:date="2026-09-02T00:00:00Z">
        <w:r>
          <w:delText xml:space="preserve">Turbulence in the air gap</w:delText>
        </w:r>
      </w:del>
    </w:p>
    <w:p>
      <w:pPr>
        <w:rPr>
          <w:del w:id="2794" w:author="Chapter 1 revision" w:date="2026-09-02T00:00:00Z"/>
        </w:rPr>
      </w:pPr>
      <w:del w:id="2795" w:author="Chapter 1 revision" w:date="2026-09-02T00:00:00Z">
        <w:r>
          <w:delText xml:space="preserve">In the narrow gap between the rotor and stator, the fluid dynamics are governed by the Taylor-Reynolds number. At low speeds, the air flows in a predictable, laminar fashion. But at high peripheral speeds, the air is subjected to massive shear forces, leading to the formation of Taylor vortices, toroidal streaks of turbulence that tumble through the air gap.</w:delText>
        </w:r>
      </w:del>
    </w:p>
    <w:p>
      <w:pPr>
        <w:rPr>
          <w:del w:id="2796" w:author="Chapter 1 revision" w:date="2026-09-02T00:00:00Z"/>
        </w:rPr>
      </w:pPr>
      <w:del w:id="2797" w:author="Chapter 1 revision" w:date="2026-09-02T00:00:00Z">
        <w:r>
          <w:delText xml:space="preserve">These vortices act as a thermal blanket, trapping heat near the rotor and significantly increasing the drag torque. In industrial machines with large air gaps, this turbulence can become extremely violent. In contrast, in high-specific-power machines with smaller air gaps, the shear rate is so high that the air begins to act like a viscous "glue," requiring significant mechanical power just to keep the rotor spinning.</w:delText>
        </w:r>
      </w:del>
    </w:p>
    <w:p>
      <w:pPr>
        <w:rPr>
          <w:del w:id="2798" w:author="Chapter 1 revision" w:date="2026-09-02T00:00:00Z"/>
        </w:rPr>
      </w:pPr>
      <w:del w:id="2799" w:author="Chapter 1 revision" w:date="2026-09-02T00:00:00Z">
        <w:r>
          <w:delText xml:space="preserve">[FIGURE]</w:delText>
        </w:r>
      </w:del>
    </w:p>
    <w:p>
      <w:pPr>
        <w:rPr>
          <w:del w:id="2800" w:author="Chapter 1 revision" w:date="2026-09-02T00:00:00Z"/>
        </w:rPr>
      </w:pPr>
      <w:del w:id="2801" w:author="Chapter 1 revision" w:date="2026-09-02T00:00:00Z">
        <w:r>
          <w:delText xml:space="preserve">Fig 4 Caption</w:delText>
        </w:r>
      </w:del>
    </w:p>
    <w:p>
      <w:pPr>
        <w:rPr>
          <w:del w:id="2802" w:author="Chapter 1 revision" w:date="2026-09-02T00:00:00Z"/>
        </w:rPr>
      </w:pPr>
      <w:del w:id="2803" w:author="Chapter 1 revision" w:date="2026-09-02T00:00:00Z">
        <w:r>
          <w:delText xml:space="preserve">The Ω 3 scaling law</w:delText>
        </w:r>
      </w:del>
    </w:p>
    <w:p>
      <w:pPr>
        <w:rPr>
          <w:del w:id="2804" w:author="Chapter 1 revision" w:date="2026-09-02T00:00:00Z"/>
        </w:rPr>
      </w:pPr>
      <w:del w:id="2805" w:author="Chapter 1 revision" w:date="2026-09-02T00:00:00Z">
        <w:r>
          <w:delText xml:space="preserve">The most punishing aspect of aerodynamic drag is its non-linear relationship with speed. While resistive (copper) losses scale with the square of the current, and iron losses scale roughly with the square of the frequency, windage losses are generally proportional to the cube of the angular velocity (Ω 3).</w:delText>
        </w:r>
      </w:del>
    </w:p>
    <w:p>
      <w:pPr>
        <w:rPr>
          <w:del w:id="2806" w:author="Chapter 1 revision" w:date="2026-09-02T00:00:00Z"/>
        </w:rPr>
      </w:pPr>
      <w:del w:id="2807" w:author="Chapter 1 revision" w:date="2026-09-02T00:00:00Z">
        <w:r>
          <w:delText xml:space="preserve">Pwnd D4 l Ω 3</w:delText>
        </w:r>
      </w:del>
    </w:p>
    <w:p>
      <w:pPr>
        <w:rPr>
          <w:del w:id="2808" w:author="Chapter 1 revision" w:date="2026-09-02T00:00:00Z"/>
        </w:rPr>
      </w:pPr>
      <w:del w:id="2809" w:author="Chapter 1 revision" w:date="2026-09-02T00:00:00Z">
        <w:r>
          <w:delText xml:space="preserve">This cubic relationship means that if you double the rotational speed of a machine, the power required to overcome windage increases by a factor of eight. This windage wall creates several critical design constraints:</w:delText>
        </w:r>
      </w:del>
    </w:p>
    <w:p>
      <w:pPr>
        <w:rPr>
          <w:del w:id="2810" w:author="Chapter 1 revision" w:date="2026-09-02T00:00:00Z"/>
        </w:rPr>
      </w:pPr>
      <w:del w:id="2811" w:author="Chapter 1 revision" w:date="2026-09-02T00:00:00Z">
        <w:r>
          <w:delText xml:space="preserve">Efficiency Decay: At a certain speed, the gain in power density achieved by spinning faster is completely offset by the exponential rise in windage losses.</w:delText>
        </w:r>
      </w:del>
    </w:p>
    <w:p>
      <w:pPr>
        <w:rPr>
          <w:del w:id="2812" w:author="Chapter 1 revision" w:date="2026-09-02T00:00:00Z"/>
        </w:rPr>
      </w:pPr>
      <w:del w:id="2813" w:author="Chapter 1 revision" w:date="2026-09-02T00:00:00Z">
        <w:r>
          <w:delText xml:space="preserve">The Cooling Paradox: The heat generated by windage is deposited directly into the air gap, often the hardest place to cool. In permanent magnet machines, this can lead to rotor overheating and magnet demagnetization, even if the stator is liquid-cooled.</w:delText>
        </w:r>
      </w:del>
    </w:p>
    <w:p>
      <w:pPr>
        <w:rPr>
          <w:del w:id="2814" w:author="Chapter 1 revision" w:date="2026-09-02T00:00:00Z"/>
        </w:rPr>
      </w:pPr>
      <w:del w:id="2815" w:author="Chapter 1 revision" w:date="2026-09-02T00:00:00Z">
        <w:r>
          <w:delText xml:space="preserve">Gas Selection: To combat the Ω 3 scaling, some high-speed industrial machines are operated in a vacuum or filled with low-density gases like helium or hydrogen, which have much lower viscosity and density than air, effectively lowering the windage and allowing for higher speeds.</w:delText>
        </w:r>
      </w:del>
    </w:p>
    <w:p>
      <w:pPr>
        <w:rPr>
          <w:del w:id="2816" w:author="Chapter 1 revision" w:date="2026-09-02T00:00:00Z"/>
        </w:rPr>
      </w:pPr>
      <w:del w:id="2817" w:author="Chapter 1 revision" w:date="2026-09-02T00:00:00Z">
        <w:r>
          <w:delText xml:space="preserve">For the designer, managing windage is not just about efficiency, it is about thermal survival. As machines become smaller and faster, the ability to minimize rotor surface roughness and optimize air-gap geometry becomes just as important as the electromagnetic design itself.</w:delText>
        </w:r>
      </w:del>
    </w:p>
    <w:p>
      <w:pPr>
        <w:rPr>
          <w:del w:id="2818" w:author="Chapter 1 revision" w:date="2026-09-02T00:00:00Z"/>
        </w:rPr>
      </w:pPr>
      <w:del w:id="2819" w:author="Chapter 1 revision" w:date="2026-09-02T00:00:00Z">
        <w:r>
          <w:delText xml:space="preserve">1.4. The role of the power electronic interface</w:delText>
        </w:r>
      </w:del>
    </w:p>
    <w:p>
      <w:pPr>
        <w:pStyle w:val="Heading3"/>
        <w:rPr>
          <w:ins w:id="2820" w:author="Chapter 1 revision" w:date="2026-09-02T00:00:00Z"/>
        </w:rPr>
      </w:pPr>
      <w:ins w:id="2821" w:author="Chapter 1 revision" w:date="2026-09-02T00:00:00Z">
        <w:r>
          <w:t xml:space="preserve">1.4.6 Reading the table</w:t>
        </w:r>
      </w:ins>
    </w:p>
    <w:p>
      <w:pPr>
        <w:rPr>
          <w:ins w:id="2822" w:author="Chapter 1 revision" w:date="2026-09-02T00:00:00Z"/>
        </w:rPr>
      </w:pPr>
      <w:ins w:id="2823" w:author="Chapter 1 revision" w:date="2026-09-02T00:00:00Z">
        <w:r>
          <w:t xml:space="preserve">Three conclusions follow, and they set the priorities for the rest of the book.</w:t>
        </w:r>
      </w:ins>
    </w:p>
    <w:p>
      <w:pPr>
        <w:rPr>
          <w:ins w:id="2824" w:author="Chapter 1 revision" w:date="2026-09-02T00:00:00Z"/>
        </w:rPr>
      </w:pPr>
      <w:ins w:id="2825" w:author="Chapter 1 revision" w:date="2026-09-02T00:00:00Z">
        <w:r>
          <w:t xml:space="preserve">The loss penalty of high speed is smaller than commonly claimed, provided the machine is genuinely redesigned rather than overspeed. The eightfold windage increase that appears throughout the literature belongs to path (a) and does not describe a design exercise.</w:t>
        </w:r>
      </w:ins>
    </w:p>
    <w:p>
      <w:pPr>
        <w:rPr>
          <w:ins w:id="2826" w:author="Chapter 1 revision" w:date="2026-09-02T00:00:00Z"/>
        </w:rPr>
      </w:pPr>
      <w:ins w:id="2827" w:author="Chapter 1 revision" w:date="2026-09-02T00:00:00Z">
        <w:r>
          <w:t xml:space="preserve">The rotordynamic penalty is far larger than commonly claimed, and it is the mechanism that actually terminates the pursuit of speed. A designer who tabulates stress, iron loss and windage but not the critical-speed margin has omitted the binding constraint.</w:t>
        </w:r>
      </w:ins>
    </w:p>
    <w:p>
      <w:pPr>
        <w:rPr>
          <w:ins w:id="2828" w:author="Chapter 1 revision" w:date="2026-09-02T00:00:00Z"/>
        </w:rPr>
      </w:pPr>
      <w:ins w:id="2829" w:author="Chapter 1 revision" w:date="2026-09-02T00:00:00Z">
        <w:r>
          <w:t xml:space="preserve">And the scaling exponent one should quote depends entirely on the question being asked. This is not pedantry: a table of exponents with no stated path is not a design tool, and Table 1.2 is arranged as it is so that the path is explicit in every column.</w:t>
        </w:r>
      </w:ins>
    </w:p>
    <w:p>
      <w:pPr>
        <w:pStyle w:val="Heading2"/>
        <w:rPr>
          <w:ins w:id="2830" w:author="Chapter 1 revision" w:date="2026-09-02T00:00:00Z"/>
        </w:rPr>
      </w:pPr>
      <w:ins w:id="2831" w:author="Chapter 1 revision" w:date="2026-09-02T00:00:00Z">
        <w:r>
          <w:t xml:space="preserve">1.5 The Converter as Gatekeeper</w:t>
        </w:r>
      </w:ins>
    </w:p>
    <w:p>
      <w:pPr>
        <w:rPr>
          <w:ins w:id="2832" w:author="Chapter 1 revision" w:date="2026-09-02T00:00:00Z"/>
        </w:rPr>
      </w:pPr>
      <w:ins w:id="2833" w:author="Chapter 1 revision" w:date="2026-09-02T00:00:00Z">
        <w:r>
          <w:t xml:space="preserve">The power converter is often listed as a fourth constraint alongside the mechanical, electromagnetic and thermal ones. That framing is convenient but inaccurate. The converter does not trade against the other three; it determines which regions of the space they define can be reached at all. It is a gate, not an axis.</w:t>
        </w:r>
      </w:ins>
    </w:p>
    <w:p>
      <w:pPr>
        <w:rPr>
          <w:del w:id="2834" w:author="Chapter 1 revision" w:date="2026-09-02T00:00:00Z"/>
        </w:rPr>
      </w:pPr>
      <w:del w:id="2835" w:author="Chapter 1 revision" w:date="2026-09-02T00:00:00Z">
        <w:r>
          <w:delText xml:space="preserve">In high-speed engineering, the power electronic converter is no longer a peripheral component; it is a fundamental constraint that dictates the machine's geometry and pole count. The interaction between the inverter’s switching behavior and the motor’s electromagnetic design determines the system’s thermal limits and overall feasibility.</w:delText>
        </w:r>
      </w:del>
    </w:p>
    <w:p>
      <w:pPr>
        <w:pStyle w:val="Heading3"/>
      </w:pPr>
      <w:del w:id="2836" w:author="Chapter 1 revision" w:date="2026-09-02T00:00:00Z">
        <w:r>
          <w:delText xml:space="preserve">1.4.1 Switching frequency vs. fundamental frequency </w:delText>
        </w:r>
      </w:del>
      <w:ins w:id="2837" w:author="Chapter 1 revision" w:date="2026-09-02T00:00:00Z">
        <w:r>
          <w:t xml:space="preserve">1.5.1 Fundamental and switching frequency </w:t>
        </w:r>
      </w:ins>
    </w:p>
    <w:p>
      <w:pPr>
        <w:rPr>
          <w:del w:id="2838" w:author="Chapter 1 revision" w:date="2026-09-02T00:00:00Z"/>
        </w:rPr>
      </w:pPr>
      <w:del w:id="2839" w:author="Chapter 1 revision" w:date="2026-09-02T00:00:00Z">
        <w:r>
          <w:delText xml:space="preserve">The primary challenge in driving a high-speed machine is maintaining a high-quality current waveform at extreme fundamental frequencies. The relationship between the fundamental frequency (f1) and the inverter's switching frequency (fsw) is characterized by the frequency modulation ratio (mf = fsw/f1).</w:delText>
        </w:r>
      </w:del>
    </w:p>
    <w:p>
      <w:pPr>
        <w:rPr>
          <w:ins w:id="2840" w:author="Chapter 1 revision" w:date="2026-09-02T00:00:00Z"/>
        </w:rPr>
      </w:pPr>
      <w:ins w:id="2841" w:author="Chapter 1 revision" w:date="2026-09-02T00:00:00Z">
        <w:r>
          <w:t xml:space="preserve">The relationship between the converter switching frequency f_sw and the machine fundamental frequency f₁ is expressed by the frequency modulation ratio</w:t>
        </w:r>
      </w:ins>
    </w:p>
    <w:p>
      <w:pPr>
        <w:rPr>
          <w:ins w:id="2842" w:author="Chapter 1 revision" w:date="2026-09-02T00:00:00Z"/>
        </w:rPr>
      </w:pPr>
      <w:ins w:id="2843" w:author="Chapter 1 revision" w:date="2026-09-02T00:00:00Z">
        <w:r>
          <w:t xml:space="preserve">m_f = f_sw / f₁ (1.11)</w:t>
        </w:r>
      </w:ins>
    </w:p>
    <w:p>
      <w:pPr>
        <w:rPr>
          <w:ins w:id="2844" w:author="Chapter 1 revision" w:date="2026-09-02T00:00:00Z"/>
        </w:rPr>
      </w:pPr>
      <w:ins w:id="2845" w:author="Chapter 1 revision" w:date="2026-09-02T00:00:00Z">
        <w:r>
          <w:t xml:space="preserve">In a mains-frequency drive m_f exceeds 100 and the current waveform is very nearly sinusoidal. At high speed it falls, and two thresholds matter. Below about m_f = 21 asynchronous pulse-width modulation produces subharmonic current components and synchronous PWM becomes necessary. Below roughly m_f = 10 the sampling delay becomes comparable with the fundamental period, the current regulator loses the ability to reject disturbances, and torque ripple and instability follow.</w:t>
        </w:r>
      </w:ins>
    </w:p>
    <w:p>
      <w:pPr>
        <w:rPr>
          <w:ins w:id="2846" w:author="Chapter 1 revision" w:date="2026-09-02T00:00:00Z"/>
        </w:rPr>
      </w:pPr>
      <w:ins w:id="2847" w:author="Chapter 1 revision" w:date="2026-09-02T00:00:00Z">
        <w:r>
          <w:t xml:space="preserve">For the Voltcar machine of Table 1.1, with f₁ = 1500 Hz, maintaining m_f = 21 requires</w:t>
        </w:r>
      </w:ins>
    </w:p>
    <w:p>
      <w:pPr>
        <w:rPr>
          <w:ins w:id="2848" w:author="Chapter 1 revision" w:date="2026-09-02T00:00:00Z"/>
        </w:rPr>
      </w:pPr>
      <w:ins w:id="2849" w:author="Chapter 1 revision" w:date="2026-09-02T00:00:00Z">
        <w:r>
          <w:t xml:space="preserve">f_sw = 21 × 1500 Hz = 31.5 kHz</w:t>
        </w:r>
      </w:ins>
    </w:p>
    <w:p>
      <w:pPr>
        <w:rPr>
          <w:ins w:id="2850" w:author="Chapter 1 revision" w:date="2026-09-02T00:00:00Z"/>
        </w:rPr>
      </w:pPr>
      <w:ins w:id="2851" w:author="Chapter 1 revision" w:date="2026-09-02T00:00:00Z">
        <w:r>
          <w:t xml:space="preserve">A silicon IGBT stage of this rating operates practically at 8 to 16 kHz. At 16 kHz the modulation ratio would be 10.7 — at the stability floor, well below the synchronous-PWM threshold, and with substantial harmonic content. This machine cannot be supplied acceptably by a silicon converter. The requirement is not marginal and it cannot be engineered around at the machine end without changing the pole count.</w:t>
        </w:r>
      </w:ins>
    </w:p>
    <w:p>
      <w:pPr>
        <w:rPr>
          <w:ins w:id="2852" w:author="Chapter 1 revision" w:date="2026-09-02T00:00:00Z"/>
        </w:rPr>
      </w:pPr>
      <w:ins w:id="2853" w:author="Chapter 1 revision" w:date="2026-09-02T00:00:00Z">
        <w:r>
          <w:t xml:space="preserve">[Figure 1.6 near here]</w:t>
        </w:r>
      </w:ins>
    </w:p>
    <w:p>
      <w:pPr>
        <w:rPr>
          <w:ins w:id="2854" w:author="Chapter 1 revision" w:date="2026-09-02T00:00:00Z"/>
        </w:rPr>
      </w:pPr>
      <w:ins w:id="2855" w:author="Chapter 1 revision" w:date="2026-09-02T00:00:00Z">
        <w:r>
          <w:t xml:space="preserve">Figure 1.6 Required switching frequency against fundamental frequency for two modulation ratios, with the practical ranges of silicon IGBT and wide-bandgap devices indicated. The worked example of Table 1.1 falls outside the silicon region.</w:t>
        </w:r>
      </w:ins>
    </w:p>
    <w:p>
      <w:pPr>
        <w:rPr>
          <w:del w:id="2856" w:author="Chapter 1 revision" w:date="2026-09-02T00:00:00Z"/>
        </w:rPr>
      </w:pPr>
      <w:del w:id="2857" w:author="Chapter 1 revision" w:date="2026-09-02T00:00:00Z">
        <w:r>
          <w:delText xml:space="preserve">In conventional 50/60 Hz industrial drives, this ratio is typically high (&gt;100), ensuring a near-perfect sinusoidal current. However, in high-speed applications, f1 can reach 2 kHz or higher. If the switching frequency is limited by the thermal constraints of the semiconductors, the frequency modulating ratio drops significantly causing severe harmonics in the motor current. Traditional rule of thumb is that below mf = 21 synchronous PWM should be used to maintain a high-quality current waveform and avoid excessive subharmonics [ref]. This frequency modulating ratio can be regarded as a general guideline also for HS drives. If only possible mf ≥ 21 should be followed to get good enough current waveform and to avoid excessive subharmonics in the current. This demand, however, rises the switching frequency to high values in cases of traction motors with 2 kHz fundamental.</w:delText>
        </w:r>
      </w:del>
    </w:p>
    <w:p>
      <w:pPr>
        <w:rPr>
          <w:del w:id="2858" w:author="Chapter 1 revision" w:date="2026-09-02T00:00:00Z"/>
        </w:rPr>
      </w:pPr>
      <w:del w:id="2859" w:author="Chapter 1 revision" w:date="2026-09-02T00:00:00Z">
        <w:r>
          <w:delText xml:space="preserve">The Control Limit: A low pulse ratio (typically mf &lt; 10) introduces sampling delay and control instability. If the inverter cannot switch fast enough relative to the fundamental wave, the current regulator loses its ability to suppress disturbances, leading to torque ripple and potential overcurrent trips.</w:delText>
        </w:r>
      </w:del>
    </w:p>
    <w:p>
      <w:pPr>
        <w:rPr>
          <w:del w:id="2860" w:author="Chapter 1 revision" w:date="2026-09-02T00:00:00Z"/>
        </w:rPr>
      </w:pPr>
      <w:del w:id="2861" w:author="Chapter 1 revision" w:date="2026-09-02T00:00:00Z">
        <w:r>
          <w:delText xml:space="preserve">Harmonic Rotor Heating: Lower switching frequencies result in higher current total harmonic distortion (THD). These high-frequency current harmonics create asynchronous magnetic fields in the air gap, that do not contribute to torque but instead induce eddy currents in the rotor. In high-speed machines, especially those with permanent magnets or solid rotors, this harmonic injection can cause rapid rotor heating. Because the rotor is often in a vacuum or a narrow air gap with poor cooling, this can lead to magnet demagnetization or mechanical failure of the retention sleeve.</w:delText>
        </w:r>
      </w:del>
    </w:p>
    <w:p>
      <w:pPr>
        <w:rPr>
          <w:del w:id="2862" w:author="Chapter 1 revision" w:date="2026-09-02T00:00:00Z"/>
        </w:rPr>
      </w:pPr>
      <w:del w:id="2863" w:author="Chapter 1 revision" w:date="2026-09-02T00:00:00Z">
        <w:r>
          <w:delText xml:space="preserve">The Switching Loss Trade-off: Increasing fsw to improve the current waveform directly increases the switching losses within the inverter's semiconductors. In Silicon-based IGBT converters, these losses scale linearly with fsw, often forcing a derating of the inverter. The designer is thus caught in a trap: lower the switching frequency and risk burning the motor rotor or raise it and risk burning the inverter's power modules.</w:delText>
        </w:r>
      </w:del>
    </w:p>
    <w:p>
      <w:pPr>
        <w:rPr>
          <w:del w:id="2864" w:author="Chapter 1 revision" w:date="2026-09-02T00:00:00Z"/>
        </w:rPr>
      </w:pPr>
      <w:del w:id="2865" w:author="Chapter 1 revision" w:date="2026-09-02T00:00:00Z">
        <w:r>
          <w:delText xml:space="preserve">This conflict is the primary reason why high-speed design requires a holistic approach, where the inverter's switching capability is balanced against the motor's pole count and rotor loss tolerance.</w:delText>
        </w:r>
      </w:del>
    </w:p>
    <w:p>
      <w:pPr>
        <w:rPr>
          <w:del w:id="2866" w:author="Chapter 1 revision" w:date="2026-09-02T00:00:00Z"/>
        </w:rPr>
      </w:pPr>
      <w:del w:id="2867" w:author="Chapter 1 revision" w:date="2026-09-02T00:00:00Z">
        <w:r>
          <w:delText xml:space="preserve">1.4.2 The silicon carbide (SiC) catalyst</w:delText>
        </w:r>
      </w:del>
    </w:p>
    <w:p>
      <w:pPr>
        <w:rPr>
          <w:del w:id="2868" w:author="Chapter 1 revision" w:date="2026-09-02T00:00:00Z"/>
        </w:rPr>
      </w:pPr>
      <w:del w:id="2869" w:author="Chapter 1 revision" w:date="2026-09-02T00:00:00Z">
        <w:r>
          <w:delText xml:space="preserve">The emergence of Silicon Carbide (SiC) and Gallium Nitride (GaN) has redefined what is possible in HS design. These materials allow for significantly higher switching frequencies with lower losses. This unlocks the ability to design multi-pole, lightweight high-speed machines (e.g., 6 or 8-pole IPMs) that were previously impossible to supply efficiently.</w:delText>
        </w:r>
      </w:del>
    </w:p>
    <w:p>
      <w:pPr>
        <w:rPr>
          <w:del w:id="2870" w:author="Chapter 1 revision" w:date="2026-09-02T00:00:00Z"/>
        </w:rPr>
      </w:pPr>
      <w:del w:id="2871" w:author="Chapter 1 revision" w:date="2026-09-02T00:00:00Z">
        <w:r>
          <w:delText xml:space="preserve">Consequently, power electronics can no longer be viewed as a separate entity. The choice of semiconductor material, Silicon vs. SiC, now directly influences the machine's rotor topology, the thickness of the stator laminations, and the mechanical retention strategy. If the inverter cannot switch fast enough, the machine must be physically larger; if the machine is made too small, the inverter's du/dt may destroy its insulation. This electro-mechanical-electronic coupling is the defining characteristic of modern high-speed engineering.</w:delText>
        </w:r>
      </w:del>
    </w:p>
    <w:p>
      <w:pPr>
        <w:rPr>
          <w:del w:id="2872" w:author="Chapter 1 revision" w:date="2026-09-02T00:00:00Z"/>
        </w:rPr>
      </w:pPr>
      <w:del w:id="2873" w:author="Chapter 1 revision" w:date="2026-09-02T00:00:00Z">
        <w:r>
          <w:delText xml:space="preserve">Framing the Comparison</w:delText>
        </w:r>
      </w:del>
    </w:p>
    <w:p>
      <w:pPr>
        <w:rPr>
          <w:del w:id="2874" w:author="Chapter 1 revision" w:date="2026-09-02T00:00:00Z"/>
        </w:rPr>
      </w:pPr>
      <w:del w:id="2875" w:author="Chapter 1 revision" w:date="2026-09-02T00:00:00Z">
        <w:r>
          <w:delText xml:space="preserve">Industrial HS: Operates in the IGBT-compatible zone (p is low, fs is moderate, reliability is high).</w:delText>
        </w:r>
      </w:del>
    </w:p>
    <w:p>
      <w:pPr>
        <w:rPr>
          <w:del w:id="2876" w:author="Chapter 1 revision" w:date="2026-09-02T00:00:00Z"/>
        </w:rPr>
      </w:pPr>
      <w:del w:id="2877" w:author="Chapter 1 revision" w:date="2026-09-02T00:00:00Z">
        <w:r>
          <w:delText xml:space="preserve">Traction HS: Operates in the SiC-dependent zone (p is high to save mass, fs is high, power density is extreme).</w:delText>
        </w:r>
      </w:del>
    </w:p>
    <w:p>
      <w:pPr>
        <w:rPr>
          <w:del w:id="2878" w:author="Chapter 1 revision" w:date="2026-09-02T00:00:00Z"/>
        </w:rPr>
      </w:pPr>
      <w:del w:id="2879" w:author="Chapter 1 revision" w:date="2026-09-02T00:00:00Z">
        <w:r>
          <w:delText xml:space="preserve">The design of a high-speed machine is fundamentally dictated by its application environment. In the industrial sector, the design is often rotor-limited. Here, the goal is extreme reliability, leading to 2-pole Induction or 4-pole PM machines. Because mass is not a primary constraint, these machines utilize robust housings and moderate frequencies that stay within the switching capabilities of standard IGBTs.</w:delText>
        </w:r>
      </w:del>
    </w:p>
    <w:p>
      <w:pPr>
        <w:rPr>
          <w:del w:id="2880" w:author="Chapter 1 revision" w:date="2026-09-02T00:00:00Z"/>
        </w:rPr>
      </w:pPr>
      <w:del w:id="2881" w:author="Chapter 1 revision" w:date="2026-09-02T00:00:00Z">
        <w:r>
          <w:delText xml:space="preserve">In contrast, the traction and mobile sector faces a mass-limited reality. To reduce the weight of the stator yoke and inactive material, designers push for higher pole counts. This shift moves the bottleneck from the rotor's mechanical sleeve to the inverter's switching frequency, necessitating a transition to Silicon Carbide (SiC) technology to handle the high fundamental frequencies without incurring catastrophic switching losses.</w:delText>
        </w:r>
      </w:del>
    </w:p>
    <w:p>
      <w:pPr>
        <w:rPr>
          <w:del w:id="2882" w:author="Chapter 1 revision" w:date="2026-09-02T00:00:00Z"/>
        </w:rPr>
      </w:pPr>
      <w:del w:id="2883" w:author="Chapter 1 revision" w:date="2026-09-02T00:00:00Z">
        <w:r>
          <w:delText xml:space="preserve">Table 1.2 collects the main ideas of different high-speed motor regimes</w:delText>
        </w:r>
      </w:del>
    </w:p>
    <w:p>
      <w:pPr>
        <w:pStyle w:val="Heading3"/>
        <w:rPr>
          <w:ins w:id="2884" w:author="Chapter 1 revision" w:date="2026-09-02T00:00:00Z"/>
        </w:rPr>
      </w:pPr>
      <w:ins w:id="2885" w:author="Chapter 1 revision" w:date="2026-09-02T00:00:00Z">
        <w:r>
          <w:t xml:space="preserve">1.5.2 Why current harmonics matter more at high speed</w:t>
        </w:r>
      </w:ins>
    </w:p>
    <w:p>
      <w:pPr>
        <w:rPr>
          <w:ins w:id="2886" w:author="Chapter 1 revision" w:date="2026-09-02T00:00:00Z"/>
        </w:rPr>
      </w:pPr>
      <w:ins w:id="2887" w:author="Chapter 1 revision" w:date="2026-09-02T00:00:00Z">
        <w:r>
          <w:t xml:space="preserve">Poor current quality is undesirable in any drive. In a high-speed machine it is dangerous, for reasons specific to the rotor.</w:t>
        </w:r>
      </w:ins>
    </w:p>
    <w:p>
      <w:pPr>
        <w:rPr>
          <w:ins w:id="2888" w:author="Chapter 1 revision" w:date="2026-09-02T00:00:00Z"/>
        </w:rPr>
      </w:pPr>
      <w:ins w:id="2889" w:author="Chapter 1 revision" w:date="2026-09-02T00:00:00Z">
        <w:r>
          <w:t xml:space="preserve">Current harmonics produce air-gap field components that are asynchronous with the rotor. These contribute no average torque but induce eddy currents in every conducting body they reach: the magnets, the retaining sleeve if it is metallic, and the rotor body itself in solid-rotor machines. The resulting loss is deposited in a component that is thermally isolated by the air gap and cooled principally by the same air whose motion is generating windage heat. In a permanent-magnet rotor the consequence is a temperature rise in the magnets, whose demagnetisation limit is frequently the binding thermal constraint of the whole machine.</w:t>
        </w:r>
      </w:ins>
    </w:p>
    <w:p>
      <w:pPr>
        <w:rPr>
          <w:ins w:id="2890" w:author="Chapter 1 revision" w:date="2026-09-02T00:00:00Z"/>
        </w:rPr>
      </w:pPr>
      <w:ins w:id="2891" w:author="Chapter 1 revision" w:date="2026-09-02T00:00:00Z">
        <w:r>
          <w:t xml:space="preserve">The designer is therefore caught between two failure modes. Reducing the switching frequency to protect the converter increases harmonic content and heats the rotor. Raising it to protect the rotor increases switching loss and derates the converter. In conventional drives this trade-off is comfortable; at high speed the acceptable window may be empty for a given semiconductor technology, which is precisely what "gate" means here.</w:t>
        </w:r>
      </w:ins>
    </w:p>
    <w:p>
      <w:pPr>
        <w:pStyle w:val="Heading3"/>
        <w:rPr>
          <w:ins w:id="2892" w:author="Chapter 1 revision" w:date="2026-09-02T00:00:00Z"/>
        </w:rPr>
      </w:pPr>
      <w:ins w:id="2893" w:author="Chapter 1 revision" w:date="2026-09-02T00:00:00Z">
        <w:r>
          <w:t xml:space="preserve">1.5.3 What wide-bandgap devices changed</w:t>
        </w:r>
      </w:ins>
    </w:p>
    <w:p>
      <w:pPr>
        <w:rPr>
          <w:ins w:id="2894" w:author="Chapter 1 revision" w:date="2026-09-02T00:00:00Z"/>
        </w:rPr>
      </w:pPr>
      <w:ins w:id="2895" w:author="Chapter 1 revision" w:date="2026-09-02T00:00:00Z">
        <w:r>
          <w:t xml:space="preserve">Silicon carbide and gallium nitride devices switch several times faster than silicon at comparable ratings and with substantially lower switching energy. Their significance for this book is not that they improve converter efficiency, though they do, but that they moved the gate.</w:t>
        </w:r>
      </w:ins>
    </w:p>
    <w:p>
      <w:pPr>
        <w:rPr>
          <w:ins w:id="2896" w:author="Chapter 1 revision" w:date="2026-09-02T00:00:00Z"/>
        </w:rPr>
      </w:pPr>
      <w:ins w:id="2897" w:author="Chapter 1 revision" w:date="2026-09-02T00:00:00Z">
        <w:r>
          <w:t xml:space="preserve">Before wide-bandgap devices, the achievable switching frequency capped the fundamental frequency, which capped the pole number, which set a floor under stator yoke thickness and therefore under machine mass. High-pole-count, high-speed, mass-critical machines were not merely difficult to supply; they were pointless to design, because no converter could exploit them. The arrival of practical SiC devices removed that block and opened the design region that Section 1.6.2 describes.</w:t>
        </w:r>
      </w:ins>
    </w:p>
    <w:p>
      <w:pPr>
        <w:rPr>
          <w:ins w:id="2898" w:author="Chapter 1 revision" w:date="2026-09-02T00:00:00Z"/>
        </w:rPr>
      </w:pPr>
      <w:ins w:id="2899" w:author="Chapter 1 revision" w:date="2026-09-02T00:00:00Z">
        <w:r>
          <w:t xml:space="preserve">It did not remove the gate. It raised it. A designer contemplating a twelve-pole machine at 40 000 r/min — 4 kHz fundamental, 84 kHz switching frequency at m_f = 21 — is once again against the limit, now with a different semiconductor. The structure of the problem is unchanged.</w:t>
        </w:r>
      </w:ins>
    </w:p>
    <w:p>
      <w:pPr>
        <w:pStyle w:val="Heading2"/>
        <w:rPr>
          <w:ins w:id="2900" w:author="Chapter 1 revision" w:date="2026-09-02T00:00:00Z"/>
        </w:rPr>
      </w:pPr>
      <w:ins w:id="2901" w:author="Chapter 1 revision" w:date="2026-09-02T00:00:00Z">
        <w:r>
          <w:t xml:space="preserve">1.6 Two Design Paradigms</w:t>
        </w:r>
      </w:ins>
    </w:p>
    <w:p>
      <w:pPr>
        <w:rPr>
          <w:ins w:id="2902" w:author="Chapter 1 revision" w:date="2026-09-02T00:00:00Z"/>
        </w:rPr>
      </w:pPr>
      <w:ins w:id="2903" w:author="Chapter 1 revision" w:date="2026-09-02T00:00:00Z">
        <w:r>
          <w:t xml:space="preserve">The constraints of Sections 1.3 to 1.5 apply to every high-speed machine. They do not produce a single kind of machine, because different applications weight them differently. Two families result, and their design conventions are close to opposite. This division organises the whole book: subsequent chapters address both, and the differences between them are usually more instructive than the common ground.</w:t>
        </w:r>
      </w:ins>
    </w:p>
    <w:p>
      <w:pPr>
        <w:rPr>
          <w:ins w:id="2904" w:author="Chapter 1 revision" w:date="2026-09-02T00:00:00Z"/>
        </w:rPr>
      </w:pPr>
      <w:ins w:id="2905" w:author="Chapter 1 revision" w:date="2026-09-02T00:00:00Z">
        <w:r>
          <w:t xml:space="preserve">Before describing them it is worth recording why high-speed machines became common at all, because the answer is different in the two families and it explains their divergence.</w:t>
        </w:r>
      </w:ins>
    </w:p>
    <w:p>
      <w:pPr>
        <w:rPr>
          <w:ins w:id="2906" w:author="Chapter 1 revision" w:date="2026-09-02T00:00:00Z"/>
        </w:rPr>
      </w:pPr>
      <w:ins w:id="2907" w:author="Chapter 1 revision" w:date="2026-09-02T00:00:00Z">
        <w:r>
          <w:t xml:space="preserve">For most of the twentieth century, industrial processes requiring high rotational speed obtained it mechanically. A four-pole mains-connected induction motor at 1500 or 1800 r/min drove a step-up gearbox, and the gearbox drove the compressor, blower or pump. The motor was a commodity, the speed conversion was a solved mechanical problem, and there was no alternative: without a variable-frequency supply, the machine ran at the speed the grid dictated. The arrangement survives in large numbers and it works.</w:t>
        </w:r>
      </w:ins>
    </w:p>
    <w:p>
      <w:pPr>
        <w:rPr>
          <w:ins w:id="2908" w:author="Chapter 1 revision" w:date="2026-09-02T00:00:00Z"/>
        </w:rPr>
      </w:pPr>
      <w:ins w:id="2909" w:author="Chapter 1 revision" w:date="2026-09-02T00:00:00Z">
        <w:r>
          <w:t xml:space="preserve">What changed was the availability of the converter. Once a machine could be supplied at an arbitrary frequency, the speed conversion could be moved from the gearbox into the electrical domain, and the gearbox could be deleted. That single substitution is the origin of the industrial high-speed machine, and its consequences are more far-reaching than the efficiency arithmetic suggests. Gearboxes are maintenance-intensive: they require lubrication systems, oil coolers and periodic seal replacement, and they dissipate typically 2 to 5 per cent of the power passing through them. In large installations the lubrication plant dictates the layout of the building, because the oil reservoir must sit below the drive — which is why geared high-speed units are frequently housed over two storeys, with the tank in a basement. Removing the gearbox removes all of it.</w:t>
        </w:r>
      </w:ins>
    </w:p>
    <w:p>
      <w:pPr>
        <w:rPr>
          <w:ins w:id="2910" w:author="Chapter 1 revision" w:date="2026-09-02T00:00:00Z"/>
        </w:rPr>
      </w:pPr>
      <w:ins w:id="2911" w:author="Chapter 1 revision" w:date="2026-09-02T00:00:00Z">
        <w:r>
          <w:t xml:space="preserve">The mobile high-speed machine has a different origin. There, the converter was necessary anyway, because the load demands variable speed regardless. What high speed offered instead was mass: as Section 1.6.2 sets out, the same power produced at higher speed and lower torque requires a smaller and lighter machine. The gearbox was consequently not deleted but retained, because a fixed-ratio reduction gear turned out to be a cheaper way of obtaining wheel torque than a larger machine.</w:t>
        </w:r>
      </w:ins>
    </w:p>
    <w:p>
      <w:pPr>
        <w:rPr>
          <w:ins w:id="2912" w:author="Chapter 1 revision" w:date="2026-09-02T00:00:00Z"/>
        </w:rPr>
      </w:pPr>
      <w:ins w:id="2913" w:author="Chapter 1 revision" w:date="2026-09-02T00:00:00Z">
        <w:r>
          <w:t xml:space="preserve">The two families therefore arrive at high speed by opposite routes and for opposite reasons — one to eliminate a gearbox, the other to justify keeping one — and the design conventions that follow diverge accordingly.</w:t>
        </w:r>
      </w:ins>
    </w:p>
    <w:p>
      <w:pPr>
        <w:pStyle w:val="Heading3"/>
        <w:rPr>
          <w:ins w:id="2914" w:author="Chapter 1 revision" w:date="2026-09-02T00:00:00Z"/>
        </w:rPr>
      </w:pPr>
      <w:ins w:id="2915" w:author="Chapter 1 revision" w:date="2026-09-02T00:00:00Z">
        <w:r>
          <w:t xml:space="preserve">1.6.1 The gearless industrial machine</w:t>
        </w:r>
      </w:ins>
    </w:p>
    <w:p>
      <w:pPr>
        <w:rPr>
          <w:ins w:id="2916" w:author="Chapter 1 revision" w:date="2026-09-02T00:00:00Z"/>
        </w:rPr>
      </w:pPr>
      <w:ins w:id="2917" w:author="Chapter 1 revision" w:date="2026-09-02T00:00:00Z">
        <w:r>
          <w:t xml:space="preserve">Centrifugal compressors, aeration blowers for wastewater treatment, turbo-expanders and organic Rankine cycle generators share an economic structure. They run continuously for years — an availability target of 100 000 hours between interventions is not unusual — they are judged on total cost of ownership over a twenty-year life, and mass is nearly irrelevant because the machine is bolted to a foundation.</w:t>
        </w:r>
      </w:ins>
    </w:p>
    <w:p>
      <w:pPr>
        <w:rPr>
          <w:ins w:id="2918" w:author="Chapter 1 revision" w:date="2026-09-02T00:00:00Z"/>
        </w:rPr>
      </w:pPr>
      <w:ins w:id="2919" w:author="Chapter 1 revision" w:date="2026-09-02T00:00:00Z">
        <w:r>
          <w:t xml:space="preserve">Mounting the impeller directly on the motor shaft and supporting it on magnetic or foil bearings yields a hermetically sealed, oil-free unit. This is a decisive advantage in food, pharmaceutical and semiconductor processes, where oil contamination of the process stream is unacceptable, and in subsea installations where a leak is an environmental incident rather than a maintenance item. With no gear teeth to wear and, in the magnetic-bearing case, no contacting parts at all, the mean time between failures rises substantially.</w:t>
        </w:r>
      </w:ins>
    </w:p>
    <w:p>
      <w:pPr>
        <w:rPr>
          <w:ins w:id="2920" w:author="Chapter 1 revision" w:date="2026-09-02T00:00:00Z"/>
        </w:rPr>
      </w:pPr>
      <w:ins w:id="2921" w:author="Chapter 1 revision" w:date="2026-09-02T00:00:00Z">
        <w:r>
          <w:t xml:space="preserve">The design conventions follow from the economics rather than from any physical necessity.</w:t>
        </w:r>
      </w:ins>
    </w:p>
    <w:p>
      <w:pPr>
        <w:rPr>
          <w:ins w:id="2922" w:author="Chapter 1 revision" w:date="2026-09-02T00:00:00Z"/>
        </w:rPr>
      </w:pPr>
      <w:ins w:id="2923" w:author="Chapter 1 revision" w:date="2026-09-02T00:00:00Z">
        <w:r>
          <w:t xml:space="preserve">Pole counts are low: two-pole induction machines, or two- and four-pole rotor-surface-magnet synchronous machines. This keeps the fundamental below about 1 kHz and the drive within reach of standard IGBT converters, and it has two further benefits that are easy to overlook. A two-pole machine has the lowest core-loss frequency available at a given speed, and it has the highest attainable power factor, which reduces converter current rating for the same shaft power. It also permits relatively thick laminations of 0.2 to 0.35 mm, avoiding both the material cost and the handling difficulty of thin foil.</w:t>
        </w:r>
      </w:ins>
    </w:p>
    <w:p>
      <w:pPr>
        <w:rPr>
          <w:ins w:id="2924" w:author="Chapter 1 revision" w:date="2026-09-02T00:00:00Z"/>
        </w:rPr>
      </w:pPr>
      <w:ins w:id="2925" w:author="Chapter 1 revision" w:date="2026-09-02T00:00:00Z">
        <w:r>
          <w:t xml:space="preserve">The induction machine remains a workhorse in this family because of its ruggedness. Its rotor may be a solid steel body, slitted or copper-coated to improve the loss and torque characteristics, or a high-strength lamination stack with a cage. The absence of magnets removes the retention problem altogether and removes any concern about demagnetisation, and the rotor tolerates temperatures that would destroy a PM machine. Where efficiency governs, the surface-magnet synchronous machine displaces it, since rotor cage loss disappears — but the magnets then require sleeves.</w:t>
        </w:r>
      </w:ins>
    </w:p>
    <w:p>
      <w:pPr>
        <w:rPr>
          <w:ins w:id="2926" w:author="Chapter 1 revision" w:date="2026-09-02T00:00:00Z"/>
        </w:rPr>
      </w:pPr>
      <w:ins w:id="2927" w:author="Chapter 1 revision" w:date="2026-09-02T00:00:00Z">
        <w:r>
          <w:t xml:space="preserve">Rotor retention is generous, because a thick carbon-fibre or Inconel sleeve costs little in a machine whose mass is unconstrained. Rotor diameters are correspondingly large, since torque is cheaper to obtain from diameter than from length, and peripheral speeds of 200 to 250 m/s are routine. Air gaps are large, at several millimetres, which reduces windage, accommodates thermal growth and eases manufacturing tolerance, at the cost of magnetising current — the opposite of the traction convention, where the gap is minimised to maximise torque density. Rotor thermal management typically relies on a conductive shield, or on the sleeve itself acting as a barrier to harmonic fields, combined with forced-air or liquid jacket cooling of the stator.</w:t>
        </w:r>
      </w:ins>
    </w:p>
    <w:p>
      <w:pPr>
        <w:rPr>
          <w:ins w:id="2928" w:author="Chapter 1 revision" w:date="2026-09-02T00:00:00Z"/>
        </w:rPr>
      </w:pPr>
      <w:ins w:id="2929" w:author="Chapter 1 revision" w:date="2026-09-02T00:00:00Z">
        <w:r>
          <w:t xml:space="preserve">Every one of these choices trades performance for robustness. In this application that is the correct trade, and a designer who optimised the same machine for specific power would have produced something worse.</w:t>
        </w:r>
      </w:ins>
    </w:p>
    <w:p>
      <w:pPr>
        <w:pStyle w:val="Heading3"/>
        <w:rPr>
          <w:ins w:id="2930" w:author="Chapter 1 revision" w:date="2026-09-02T00:00:00Z"/>
        </w:rPr>
      </w:pPr>
      <w:ins w:id="2931" w:author="Chapter 1 revision" w:date="2026-09-02T00:00:00Z">
        <w:r>
          <w:t xml:space="preserve">1.6.2 The mass-limited mobile machine</w:t>
        </w:r>
      </w:ins>
    </w:p>
    <w:p>
      <w:pPr>
        <w:rPr>
          <w:ins w:id="2932" w:author="Chapter 1 revision" w:date="2026-09-02T00:00:00Z"/>
        </w:rPr>
      </w:pPr>
      <w:ins w:id="2933" w:author="Chapter 1 revision" w:date="2026-09-02T00:00:00Z">
        <w:r>
          <w:t xml:space="preserve">Traction, aerospace propulsion and turbomachinery for internal combustion engines invert the priorities. Mass is the objective; the machine is carried, and every kilogram costs range, payload or fuel. The applications span a wide speed range: automotive traction has moved from 10 000 r/min towards and beyond 20 000 r/min over roughly a decade; hybrid-electric aircraft propulsion and generation demand specific powers above 10 to 15 kW/kg, which conventional topologies cannot approach; and electrically assisted turbochargers and turbo-compounding units operate beyond 100 000 r/min, where the machine must be nearly invisible in mass and volume so as not to disturb the balance of the engine it serves.</w:t>
        </w:r>
      </w:ins>
    </w:p>
    <w:p>
      <w:pPr>
        <w:rPr>
          <w:ins w:id="2934" w:author="Chapter 1 revision" w:date="2026-09-02T00:00:00Z"/>
        </w:rPr>
      </w:pPr>
      <w:ins w:id="2935" w:author="Chapter 1 revision" w:date="2026-09-02T00:00:00Z">
        <w:r>
          <w:t xml:space="preserve">The dominant relation is that stator yoke thickness varies inversely with pole number, because the flux per pole falls as poles are added. Going from two poles to eight quarters the flux per pole and permits a corresponding reduction in yoke thickness, with a large saving in the heaviest single component of the machine. This is why mobile machines use six, eight or twelve poles where industrial machines use two. It is worth being precise about what is being traded here: the pole count is not chosen for any electromagnetic virtue, but purchased as a mass reduction, and paid for in frequency.</w:t>
        </w:r>
      </w:ins>
    </w:p>
    <w:p>
      <w:pPr>
        <w:rPr>
          <w:ins w:id="2936" w:author="Chapter 1 revision" w:date="2026-09-02T00:00:00Z"/>
        </w:rPr>
      </w:pPr>
      <w:ins w:id="2937" w:author="Chapter 1 revision" w:date="2026-09-02T00:00:00Z">
        <w:r>
          <w:t xml:space="preserve">The cost is frequency, and it is charged in three places. An eight-pole machine at 15 000 r/min has a 1000 Hz fundamental; at 30 000 r/min it has 2000 Hz. Core loss per unit mass rises with frequency, and must be recovered through thin, high-grade laminations of 0.1 to 0.2 mm, which are more expensive per kilogram and considerably more difficult to stack and handle without degrading their magnetic properties. The resulting loss density exceeds what a jacket can remove, so direct liquid cooling becomes necessary; in automotive practice the transmission oil is frequently used, cooling the windings and rotor as well as lubricating the gears. And, as Section 1.5 established, the switching frequency required to supply such a machine is out of reach for silicon. The mass saving is real, but it is bought with material cost, cooling complexity and a wide-bandgap converter.</w:t>
        </w:r>
      </w:ins>
    </w:p>
    <w:p>
      <w:pPr>
        <w:rPr>
          <w:ins w:id="2938" w:author="Chapter 1 revision" w:date="2026-09-02T00:00:00Z"/>
        </w:rPr>
      </w:pPr>
      <w:ins w:id="2939" w:author="Chapter 1 revision" w:date="2026-09-02T00:00:00Z">
        <w:r>
          <w:t xml:space="preserve">Interior-magnet rotors dominate this family, for three reasons that compound. The lamination bridges provide retention without a sleeve, keeping the effective air gap small and so preserving torque density — the opposite resolution of the same trade-off the industrial machine makes with a thick sleeve. The buried geometry creates saliency, a difference between direct- and quadrature-axis inductance, which contributes reluctance torque in addition to magnet torque and supports the wide constant-power speed range that vehicle traction requires. And field weakening is effective, which matters greatly when the available DC-link voltage is fixed by a battery whose state of charge varies.</w:t>
        </w:r>
      </w:ins>
    </w:p>
    <w:p>
      <w:pPr>
        <w:rPr>
          <w:ins w:id="2940" w:author="Chapter 1 revision" w:date="2026-09-02T00:00:00Z"/>
        </w:rPr>
      </w:pPr>
      <w:ins w:id="2941" w:author="Chapter 1 revision" w:date="2026-09-02T00:00:00Z">
        <w:r>
          <w:t xml:space="preserve">The bearing choice also inverts. Where the industrial machine adopts magnetic or foil bearings to eliminate maintenance, the mobile machine uses high-precision oil-lubricated hybrid ceramic rolling-element bearings, because they are cheaper, more compact, and tolerant of the shock and vibration of road or airframe service. An active magnetic bearing system on a vehicle would add sensors, power electronics and a control loop whose failure modes are safety-relevant, in exchange for a maintenance benefit that a ten-year vehicle life does not need.</w:t>
        </w:r>
      </w:ins>
    </w:p>
    <w:p>
      <w:pPr>
        <w:rPr>
          <w:ins w:id="2942" w:author="Chapter 1 revision" w:date="2026-09-02T00:00:00Z"/>
        </w:rPr>
      </w:pPr>
      <w:ins w:id="2943" w:author="Chapter 1 revision" w:date="2026-09-02T00:00:00Z">
        <w:r>
          <w:t xml:space="preserve">And the gearbox that the industrial machine eliminated is retained. Since P = T·Ω, generating a given power at high speed and low torque produces a far smaller and cheaper machine than generating it at low speed and high torque. A direct-drive traction machine sized for wheel torque would be large, heavy and expensive in both copper and magnet material. It is economically and physically superior to generate the power at high speed in a small machine and trade speed for torque through a robust fixed-ratio reduction gear. This is the economic paradox of the mobile paradigm: adding components makes the system cheaper and lighter, and it is the exact inverse of the industrial conclusion.</w:t>
        </w:r>
      </w:ins>
    </w:p>
    <w:p>
      <w:pPr>
        <w:pStyle w:val="Heading3"/>
        <w:rPr>
          <w:ins w:id="2944" w:author="Chapter 1 revision" w:date="2026-09-02T00:00:00Z"/>
        </w:rPr>
      </w:pPr>
      <w:ins w:id="2945" w:author="Chapter 1 revision" w:date="2026-09-02T00:00:00Z">
        <w:r>
          <w:t xml:space="preserve">1.6.3 The same physics, opposite conclusions</w:t>
        </w:r>
      </w:ins>
    </w:p>
    <w:p>
      <w:pPr>
        <w:rPr>
          <w:ins w:id="2946" w:author="Chapter 1 revision" w:date="2026-09-02T00:00:00Z"/>
        </w:rPr>
      </w:pPr>
      <w:ins w:id="2947" w:author="Chapter 1 revision" w:date="2026-09-02T00:00:00Z">
        <w:r>
          <w:t xml:space="preserve">The two paradigms are summarised in Table 1.3. The point of the comparison is not that one is superior but that both are correct: an industrial designer who adopted eight poles and a SiC converter would have raised cost and reduced reliability for a mass saving of no value, and a traction designer who adopted a two-pole rotor with a thick sleeve would have produced a machine too heavy to use.</w:t>
        </w:r>
      </w:ins>
    </w:p>
    <w:p>
      <w:pPr>
        <w:rPr>
          <w:ins w:id="2948" w:author="Chapter 1 revision" w:date="2026-09-02T00:00:00Z"/>
        </w:rPr>
      </w:pPr>
      <w:ins w:id="2949" w:author="Chapter 1 revision" w:date="2026-09-02T00:00:00Z">
        <w:r>
          <w:t xml:space="preserve">Table 1.3 Design conventions of the two paradigms</w:t>
        </w:r>
      </w:ins>
    </w:p>
    <w:p>
      <w:pPr>
        <w:rPr>
          <w:del w:id="2950" w:author="Chapter 1 revision" w:date="2026-09-02T00:00:00Z"/>
        </w:rPr>
      </w:pPr>
      <w:del w:id="2951" w:author="Chapter 1 revision" w:date="2026-09-02T00:00:00Z">
        <w:r>
          <w:delText xml:space="preserve">Table 1.2 Comparison of Topology Characteristics</w:delText>
        </w:r>
      </w:del>
    </w:p>
    <w:p>
      <w:pPr>
        <w:rPr>
          <w:del w:id="2952" w:author="Chapter 1 revision" w:date="2026-09-02T00:00:00Z"/>
        </w:rPr>
      </w:pPr>
      <w:del w:id="2953" w:author="Chapter 1 revision" w:date="2026-09-02T00:00:00Z">
        <w:r>
          <w:delText xml:space="preserve">Feature | Industrial (Robust) | Traction/Mobile (Lightweight)</w:delText>
        </w:r>
      </w:del>
    </w:p>
    <w:p>
      <w:pPr>
        <w:rPr>
          <w:ins w:id="2954" w:author="Chapter 1 revision" w:date="2026-09-02T00:00:00Z"/>
        </w:rPr>
      </w:pPr>
      <w:ins w:id="2955" w:author="Chapter 1 revision" w:date="2026-09-02T00:00:00Z">
        <w:r>
          <w:t xml:space="preserve">Feature | Gearless industrial | Mass-limited mobile</w:t>
        </w:r>
      </w:ins>
    </w:p>
    <w:p>
      <w:pPr>
        <w:rPr>
          <w:ins w:id="2956" w:author="Chapter 1 revision" w:date="2026-09-02T00:00:00Z"/>
        </w:rPr>
      </w:pPr>
      <w:ins w:id="2957" w:author="Chapter 1 revision" w:date="2026-09-02T00:00:00Z">
        <w:r>
          <w:t xml:space="preserve">Governing objective | total cost of ownership, availability | specific power</w:t>
        </w:r>
      </w:ins>
    </w:p>
    <w:p>
      <w:pPr/>
      <w:del w:id="2958" w:author="Chapter 1 revision" w:date="2026-09-02T00:00:00Z">
        <w:r>
          <w:delText xml:space="preserve">Common Pole Count | 2 (IM) or 2/4 </w:delText>
        </w:r>
      </w:del>
      <w:ins w:id="2959" w:author="Chapter 1 revision" w:date="2026-09-02T00:00:00Z">
        <w:r>
          <w:t xml:space="preserve">Typical pole count | 2 (IM), 2 or 4 </w:t>
        </w:r>
      </w:ins>
      <w:r>
        <w:t xml:space="preserve">(SPM) | 6, </w:t>
      </w:r>
      <w:del w:id="2960" w:author="Chapter 1 revision" w:date="2026-09-02T00:00:00Z">
        <w:r>
          <w:delText xml:space="preserve">8, </w:delText>
        </w:r>
      </w:del>
      <w:ins w:id="2961" w:author="Chapter 1 revision" w:date="2026-09-02T00:00:00Z">
        <w:r>
          <w:t xml:space="preserve">8 </w:t>
        </w:r>
      </w:ins>
      <w:r>
        <w:t xml:space="preserve">or 12 (IPM) </w:t>
      </w:r>
    </w:p>
    <w:p>
      <w:pPr>
        <w:rPr>
          <w:ins w:id="2962" w:author="Chapter 1 revision" w:date="2026-09-02T00:00:00Z"/>
        </w:rPr>
      </w:pPr>
      <w:ins w:id="2963" w:author="Chapter 1 revision" w:date="2026-09-02T00:00:00Z">
        <w:r>
          <w:t xml:space="preserve">Fundamental frequency | below ~1 kHz | 1 to 3 kHz</w:t>
        </w:r>
      </w:ins>
    </w:p>
    <w:p>
      <w:pPr/>
      <w:r>
        <w:t xml:space="preserve">Rotor </w:t>
      </w:r>
      <w:del w:id="2964" w:author="Chapter 1 revision" w:date="2026-09-02T00:00:00Z">
        <w:r>
          <w:delText xml:space="preserve">Retention | Thick Carbon Fiber / Inconel | Strategic Steel Bridges / Thin Sleeves </w:delText>
        </w:r>
      </w:del>
      <w:ins w:id="2965" w:author="Chapter 1 revision" w:date="2026-09-02T00:00:00Z">
        <w:r>
          <w:t xml:space="preserve">retention | thick carbon-fibre or Inconel sleeve | lamination bridges, thin sleeve </w:t>
        </w:r>
      </w:ins>
    </w:p>
    <w:p>
      <w:pPr>
        <w:rPr>
          <w:del w:id="2966" w:author="Chapter 1 revision" w:date="2026-09-02T00:00:00Z"/>
        </w:rPr>
      </w:pPr>
      <w:del w:id="2967" w:author="Chapter 1 revision" w:date="2026-09-02T00:00:00Z">
        <w:r>
          <w:delText xml:space="preserve">Stator Yoke | Thick (for flux and stiffness) | Minimized (to save mass)</w:delText>
        </w:r>
      </w:del>
    </w:p>
    <w:p>
      <w:pPr>
        <w:rPr>
          <w:ins w:id="2968" w:author="Chapter 1 revision" w:date="2026-09-02T00:00:00Z"/>
        </w:rPr>
      </w:pPr>
      <w:ins w:id="2969" w:author="Chapter 1 revision" w:date="2026-09-02T00:00:00Z">
        <w:r>
          <w:t xml:space="preserve">Stator yoke | generous, for flux and stiffness | minimised</w:t>
        </w:r>
      </w:ins>
    </w:p>
    <w:p>
      <w:pPr>
        <w:rPr>
          <w:ins w:id="2970" w:author="Chapter 1 revision" w:date="2026-09-02T00:00:00Z"/>
        </w:rPr>
      </w:pPr>
      <w:ins w:id="2971" w:author="Chapter 1 revision" w:date="2026-09-02T00:00:00Z">
        <w:r>
          <w:t xml:space="preserve">Lamination thickness | 0.20 to 0.35 mm | 0.10 to 0.20 mm</w:t>
        </w:r>
      </w:ins>
    </w:p>
    <w:p>
      <w:pPr>
        <w:rPr>
          <w:ins w:id="2972" w:author="Chapter 1 revision" w:date="2026-09-02T00:00:00Z"/>
        </w:rPr>
      </w:pPr>
      <w:ins w:id="2973" w:author="Chapter 1 revision" w:date="2026-09-02T00:00:00Z">
        <w:r>
          <w:t xml:space="preserve">Air gap | large, several mm | small</w:t>
        </w:r>
      </w:ins>
    </w:p>
    <w:p>
      <w:pPr>
        <w:rPr>
          <w:ins w:id="2974" w:author="Chapter 1 revision" w:date="2026-09-02T00:00:00Z"/>
        </w:rPr>
      </w:pPr>
      <w:ins w:id="2975" w:author="Chapter 1 revision" w:date="2026-09-02T00:00:00Z">
        <w:r>
          <w:t xml:space="preserve">Bearings | active magnetic or air foil | hybrid ceramic rolling element</w:t>
        </w:r>
      </w:ins>
    </w:p>
    <w:p>
      <w:pPr>
        <w:rPr>
          <w:del w:id="2976" w:author="Chapter 1 revision" w:date="2026-09-02T00:00:00Z"/>
        </w:rPr>
      </w:pPr>
      <w:del w:id="2977" w:author="Chapter 1 revision" w:date="2026-09-02T00:00:00Z">
        <w:r>
          <w:delText xml:space="preserve">PE Constraint | Current Ripple / Thermal | Switching Frequency / du/dt</w:delText>
        </w:r>
      </w:del>
    </w:p>
    <w:p>
      <w:pPr/>
      <w:r>
        <w:t xml:space="preserve">Converter | </w:t>
      </w:r>
      <w:ins w:id="2978" w:author="Chapter 1 revision" w:date="2026-09-02T00:00:00Z">
        <w:r>
          <w:t xml:space="preserve">silicon </w:t>
        </w:r>
      </w:ins>
      <w:r>
        <w:t xml:space="preserve">IGBT | SiC </w:t>
      </w:r>
      <w:del w:id="2979" w:author="Chapter 1 revision" w:date="2026-09-02T00:00:00Z">
        <w:r>
          <w:delText xml:space="preserve">(Wide Bandgap) </w:delText>
        </w:r>
      </w:del>
      <w:ins w:id="2980" w:author="Chapter 1 revision" w:date="2026-09-02T00:00:00Z">
        <w:r>
          <w:t xml:space="preserve">or GaN </w:t>
        </w:r>
      </w:ins>
    </w:p>
    <w:p>
      <w:pPr>
        <w:rPr>
          <w:ins w:id="2981" w:author="Chapter 1 revision" w:date="2026-09-02T00:00:00Z"/>
        </w:rPr>
      </w:pPr>
      <w:ins w:id="2982" w:author="Chapter 1 revision" w:date="2026-09-02T00:00:00Z">
        <w:r>
          <w:t xml:space="preserve">Transmission | none, direct drive | fixed-ratio reduction gear</w:t>
        </w:r>
      </w:ins>
    </w:p>
    <w:p>
      <w:pPr>
        <w:rPr>
          <w:ins w:id="2983" w:author="Chapter 1 revision" w:date="2026-09-02T00:00:00Z"/>
        </w:rPr>
      </w:pPr>
      <w:ins w:id="2984" w:author="Chapter 1 revision" w:date="2026-09-02T00:00:00Z">
        <w:r>
          <w:t xml:space="preserve">[Figure 1.7 near here]</w:t>
        </w:r>
      </w:ins>
    </w:p>
    <w:p>
      <w:pPr>
        <w:rPr>
          <w:ins w:id="2985" w:author="Chapter 1 revision" w:date="2026-09-02T00:00:00Z"/>
        </w:rPr>
      </w:pPr>
      <w:ins w:id="2986" w:author="Chapter 1 revision" w:date="2026-09-02T00:00:00Z">
        <w:r>
          <w:t xml:space="preserve">Figure 1.7 Geared and direct-drive architectures compared. Above: a mains-connected motor drives the load through a step-up gearbox, with the lubrication plant below floor level. Below: the impeller is mounted directly on the high-speed motor shaft and carried on active magnetic bearings, giving a single sealed unit with no oil system and no second storey.</w:t>
        </w:r>
      </w:ins>
    </w:p>
    <w:p>
      <w:pPr>
        <w:pStyle w:val="Heading2"/>
        <w:rPr>
          <w:ins w:id="2987" w:author="Chapter 1 revision" w:date="2026-09-02T00:00:00Z"/>
        </w:rPr>
      </w:pPr>
      <w:ins w:id="2988" w:author="Chapter 1 revision" w:date="2026-09-02T00:00:00Z">
        <w:r>
          <w:t xml:space="preserve">1.7 The Design Space and the Plan of This Book</w:t>
        </w:r>
      </w:ins>
    </w:p>
    <w:p>
      <w:pPr>
        <w:pStyle w:val="Heading3"/>
        <w:rPr>
          <w:ins w:id="2989" w:author="Chapter 1 revision" w:date="2026-09-02T00:00:00Z"/>
        </w:rPr>
      </w:pPr>
      <w:ins w:id="2990" w:author="Chapter 1 revision" w:date="2026-09-02T00:00:00Z">
        <w:r>
          <w:t xml:space="preserve">1.7.1 Three constraints and a gate</w:t>
        </w:r>
      </w:ins>
    </w:p>
    <w:p>
      <w:pPr>
        <w:rPr>
          <w:ins w:id="2991" w:author="Chapter 1 revision" w:date="2026-09-02T00:00:00Z"/>
        </w:rPr>
      </w:pPr>
      <w:ins w:id="2992" w:author="Chapter 1 revision" w:date="2026-09-02T00:00:00Z">
        <w:r>
          <w:t xml:space="preserve">Figure 1.8 assembles the argument. The mechanical, electromagnetic and thermal constraints bound a design space, and every edge of that space is a trade-off in which improving one constraint degrades another. Mechanical reinforcement of a surface-magnet rotor adds effective air gap and degrades electromagnetic performance. Raising pole count to reduce mass raises frequency and therefore loss density, degrading the thermal position. Adding cooling geometry to relieve the thermal position complicates the stator structure and lengthens the machine, degrading rotordynamic behaviour.</w:t>
        </w:r>
      </w:ins>
    </w:p>
    <w:p>
      <w:pPr>
        <w:rPr>
          <w:ins w:id="2993" w:author="Chapter 1 revision" w:date="2026-09-02T00:00:00Z"/>
        </w:rPr>
      </w:pPr>
      <w:ins w:id="2994" w:author="Chapter 1 revision" w:date="2026-09-02T00:00:00Z">
        <w:r>
          <w:t xml:space="preserve">Cutting across the space is the converter gate. It does not trade against the three constraints; it makes part of the space unreachable. Wide-bandgap semiconductors have raised the gate substantially, and continue to, but they have not removed it and there is no reason to expect that they will.</w:t>
        </w:r>
      </w:ins>
    </w:p>
    <w:p>
      <w:pPr>
        <w:rPr>
          <w:ins w:id="2995" w:author="Chapter 1 revision" w:date="2026-09-02T00:00:00Z"/>
        </w:rPr>
      </w:pPr>
      <w:ins w:id="2996" w:author="Chapter 1 revision" w:date="2026-09-02T00:00:00Z">
        <w:r>
          <w:t xml:space="preserve">[Figure 1.8 near here]</w:t>
        </w:r>
      </w:ins>
    </w:p>
    <w:p>
      <w:pPr>
        <w:rPr>
          <w:ins w:id="2997" w:author="Chapter 1 revision" w:date="2026-09-02T00:00:00Z"/>
        </w:rPr>
      </w:pPr>
      <w:ins w:id="2998" w:author="Chapter 1 revision" w:date="2026-09-02T00:00:00Z">
        <w:r>
          <w:t xml:space="preserve">Figure 1.8 The high-speed design space. Three mutually competing constraints bound the feasible region; the converter gate renders part of it unreachable regardless of how the three are balanced.</w:t>
        </w:r>
      </w:ins>
    </w:p>
    <w:p>
      <w:pPr>
        <w:pStyle w:val="Heading3"/>
        <w:rPr>
          <w:ins w:id="2999" w:author="Chapter 1 revision" w:date="2026-09-02T00:00:00Z"/>
        </w:rPr>
      </w:pPr>
      <w:ins w:id="3000" w:author="Chapter 1 revision" w:date="2026-09-02T00:00:00Z">
        <w:r>
          <w:t xml:space="preserve">1.7.2 Relationship to conventional machine design</w:t>
        </w:r>
      </w:ins>
    </w:p>
    <w:p>
      <w:pPr>
        <w:rPr>
          <w:ins w:id="3001" w:author="Chapter 1 revision" w:date="2026-09-02T00:00:00Z"/>
        </w:rPr>
      </w:pPr>
      <w:ins w:id="3002" w:author="Chapter 1 revision" w:date="2026-09-02T00:00:00Z">
        <w:r>
          <w:t xml:space="preserve">This book assumes familiarity with conventional electrical machine design and does not repeat it. The reader is expected to know how a winding is laid out, how a magnetic circuit is dimensioned, how loadings are chosen and how a thermal network is assembled; these are treated comprehensively in the standard texts, to which reference is made throughout rather than reproducing their content here.</w:t>
        </w:r>
      </w:ins>
    </w:p>
    <w:p>
      <w:pPr>
        <w:rPr>
          <w:ins w:id="3003" w:author="Chapter 1 revision" w:date="2026-09-02T00:00:00Z"/>
        </w:rPr>
      </w:pPr>
      <w:ins w:id="3004" w:author="Chapter 1 revision" w:date="2026-09-02T00:00:00Z">
        <w:r>
          <w:t xml:space="preserve">What is treated here is the regime in which that conventional practice stops being sufficient. In each chapter the question is the same: which of the familiar assumptions fails at high speed, why it fails, and what replaces it. Loss separation models fitted below 400 Hz do not extrapolate to 2 kHz. A slot conductor sized on direct-current resistance is wrong once the skin depth approaches its dimensions. A rotor designed to a static stress limit is not qualified against fatigue. A thermal network that ignores the air gap as a heat source misses one of the largest terms. And a design sequence that begins with electromagnetic sizing begins in the wrong place.</w:t>
        </w:r>
      </w:ins>
    </w:p>
    <w:p>
      <w:pPr>
        <w:rPr>
          <w:ins w:id="3005" w:author="Chapter 1 revision" w:date="2026-09-02T00:00:00Z"/>
        </w:rPr>
      </w:pPr>
      <w:ins w:id="3006" w:author="Chapter 1 revision" w:date="2026-09-02T00:00:00Z">
        <w:r>
          <w:t xml:space="preserve">Notation follows established convention throughout, so that a reader moving between this book and the standard design texts is not obliged to relearn symbols. Rotational speed n is in r/min and mechanical angular velocity Ω in rad/s; p denotes pole pairs rather than poles, so that f₁ = pn/60; B̂ is the peak fundamental air-gap flux density and A the linear current density, both defined at the air gap. Where a quantity is specific to high-speed work and has no settled symbol — the frequency modulation ratio m_f, the peripheral speed v_tip — it is defined at first use and listed in Appendix B.</w:t>
        </w:r>
      </w:ins>
    </w:p>
    <w:p>
      <w:pPr>
        <w:pStyle w:val="Heading3"/>
        <w:rPr>
          <w:ins w:id="3007" w:author="Chapter 1 revision" w:date="2026-09-02T00:00:00Z"/>
        </w:rPr>
      </w:pPr>
      <w:ins w:id="3008" w:author="Chapter 1 revision" w:date="2026-09-02T00:00:00Z">
        <w:r>
          <w:t xml:space="preserve">1.7.3 Plan of the chapters</w:t>
        </w:r>
      </w:ins>
    </w:p>
    <w:p>
      <w:pPr>
        <w:rPr>
          <w:ins w:id="3009" w:author="Chapter 1 revision" w:date="2026-09-02T00:00:00Z"/>
        </w:rPr>
      </w:pPr>
      <w:ins w:id="3010" w:author="Chapter 1 revision" w:date="2026-09-02T00:00:00Z">
        <w:r>
          <w:t xml:space="preserve">Part I — The high-speed design space. Chapter 2 surveys the applications, from gearless industrial compression to aerospace propulsion and e-turbocharging, and calibrates the classification criteria of Section 1.2 against a population of real machines. Chapter 3 compares the candidate topologies — solid-rotor and laminated induction machines, synchronous and PM-assisted reluctance machines, and surface- and interior-magnet synchronous machines — and treats the choice of winding at high fundamental frequency.</w:t>
        </w:r>
      </w:ins>
    </w:p>
    <w:p>
      <w:pPr>
        <w:rPr>
          <w:ins w:id="3011" w:author="Chapter 1 revision" w:date="2026-09-02T00:00:00Z"/>
        </w:rPr>
      </w:pPr>
      <w:ins w:id="3012" w:author="Chapter 1 revision" w:date="2026-09-02T00:00:00Z">
        <w:r>
          <w:t xml:space="preserve">Part II — Electromagnetic design. Chapter 4 develops the inverted sizing procedure indicated in Section 1.1, working from the mechanical and rotordynamic limits inward to the electromagnetic design, with worked examples for both paradigms. Chapter 5 addresses alternating-current losses in the windings, comparing litz and form-wound conductors. Chapter 6 treats core and rotor losses in the kilohertz range, including the soft magnetic materials available and the manufacturing effects that degrade them.</w:t>
        </w:r>
      </w:ins>
    </w:p>
    <w:p>
      <w:pPr>
        <w:rPr>
          <w:ins w:id="3013" w:author="Chapter 1 revision" w:date="2026-09-02T00:00:00Z"/>
        </w:rPr>
      </w:pPr>
      <w:ins w:id="3014" w:author="Chapter 1 revision" w:date="2026-09-02T00:00:00Z">
        <w:r>
          <w:t xml:space="preserve">Part III — Mechanical and thermal design. Chapter 7 develops rotor stress analysis and magnet retention, comparing carbon-fibre and metallic sleeves against interior-magnet bridge designs. Chapter 8 covers rotordynamics and bearing selection, and the vibration and acoustic behaviour that follows from both. Chapter 9 treats air-gap flow, windage and the thermal design of the complete machine.</w:t>
        </w:r>
      </w:ins>
    </w:p>
    <w:p>
      <w:pPr>
        <w:rPr>
          <w:ins w:id="3015" w:author="Chapter 1 revision" w:date="2026-09-02T00:00:00Z"/>
        </w:rPr>
      </w:pPr>
      <w:ins w:id="3016" w:author="Chapter 1 revision" w:date="2026-09-02T00:00:00Z">
        <w:r>
          <w:t xml:space="preserve">Part IV — Drive integration and delivery. Chapter 10 develops the converter interface, including insulation stress under fast switching and bearing currents. Chapter 11 addresses control at low modulation ratios, including position sensing and sensorless operation. Chapter 12 presents complete design case studies drawn from both paradigms, together with test methods, loss segregation at high speed, and qualification practice.</w:t>
        </w:r>
      </w:ins>
    </w:p>
    <w:p>
      <w:pPr>
        <w:pStyle w:val="Heading2"/>
        <w:rPr>
          <w:ins w:id="3017" w:author="Chapter 1 revision" w:date="2026-09-02T00:00:00Z"/>
        </w:rPr>
      </w:pPr>
      <w:ins w:id="3018" w:author="Chapter 1 revision" w:date="2026-09-02T00:00:00Z">
        <w:r>
          <w:t xml:space="preserve">References</w:t>
        </w:r>
      </w:ins>
    </w:p>
    <w:p>
      <w:pPr>
        <w:rPr>
          <w:ins w:id="3019" w:author="Chapter 1 revision" w:date="2026-09-02T00:00:00Z"/>
        </w:rPr>
      </w:pPr>
      <w:ins w:id="3020" w:author="Chapter 1 revision" w:date="2026-09-02T00:00:00Z">
        <w:r>
          <w:t xml:space="preserve">[To be completed. Confirmed citation from the present draft:]</w:t>
        </w:r>
      </w:ins>
    </w:p>
    <w:p>
      <w:pPr>
        <w:rPr>
          <w:ins w:id="3021" w:author="Chapter 1 revision" w:date="2026-09-02T00:00:00Z"/>
        </w:rPr>
      </w:pPr>
      <w:ins w:id="3022" w:author="Chapter 1 revision" w:date="2026-09-02T00:00:00Z">
        <w:r>
          <w:t xml:space="preserve">El Hajji, T., et al. (2024). Optimal design of high specific power electric machines for fully electric regional aircraft: a case study of 1 MW S-PMSM. Aerospace, 11(10), 820.</w:t>
        </w:r>
      </w:ins>
    </w:p>
    <w:p>
      <w:pPr>
        <w:rPr>
          <w:ins w:id="3023" w:author="Chapter 1 revision" w:date="2026-09-02T00:00:00Z"/>
        </w:rPr>
      </w:pPr>
      <w:ins w:id="3024" w:author="Chapter 1 revision" w:date="2026-09-02T00:00:00Z">
        <w:r>
          <w:t xml:space="preserve">[Citations still required, by location:]</w:t>
        </w:r>
      </w:ins>
    </w:p>
    <w:p>
      <w:pPr>
        <w:rPr>
          <w:ins w:id="3025" w:author="Chapter 1 revision" w:date="2026-09-02T00:00:00Z"/>
        </w:rPr>
      </w:pPr>
      <w:ins w:id="3026" w:author="Chapter 1 revision" w:date="2026-09-02T00:00:00Z">
        <w:r>
          <w:t xml:space="preserve">- §1.2.2, §1.2.3 — primary source for the 150 m/s and n√P &gt; 100 000 thresholds, if a source earlier than El Hajji et al. is preferred.</w:t>
        </w:r>
      </w:ins>
    </w:p>
    <w:p>
      <w:pPr>
        <w:rPr>
          <w:del w:id="3027" w:author="Chapter 1 revision" w:date="2026-09-02T00:00:00Z"/>
        </w:rPr>
      </w:pPr>
      <w:del w:id="3028" w:author="Chapter 1 revision" w:date="2026-09-02T00:00:00Z">
        <w:r>
          <w:delText xml:space="preserve">1.5. Scaling laws and dimensional analysis</w:delText>
        </w:r>
      </w:del>
    </w:p>
    <w:p>
      <w:pPr>
        <w:rPr>
          <w:del w:id="3029" w:author="Chapter 1 revision" w:date="2026-09-02T00:00:00Z"/>
        </w:rPr>
      </w:pPr>
      <w:del w:id="3030" w:author="Chapter 1 revision" w:date="2026-09-02T00:00:00Z">
        <w:r>
          <w:delText xml:space="preserve">In the design of high-speed electrical machines, scaling laws provide mathematical framework that allows engineers to predict how performance, losses, and mechanical stresses evolve as a design is shrunk or stretched. Dimensional analysis reveals why simply increasing the speed of a machine does not always result in a proportional improvement in performance. Instead, high-speed design is a battle against non-linear scaling.</w:delText>
        </w:r>
      </w:del>
    </w:p>
    <w:p>
      <w:pPr>
        <w:rPr>
          <w:del w:id="3031" w:author="Chapter 1 revision" w:date="2026-09-02T00:00:00Z"/>
        </w:rPr>
      </w:pPr>
      <w:del w:id="3032" w:author="Chapter 1 revision" w:date="2026-09-02T00:00:00Z">
        <w:r>
          <w:delText xml:space="preserve">1.5.1 Power density vs. speed: the size scaling</w:delText>
        </w:r>
      </w:del>
    </w:p>
    <w:p>
      <w:pPr>
        <w:rPr>
          <w:del w:id="3033" w:author="Chapter 1 revision" w:date="2026-09-02T00:00:00Z"/>
        </w:rPr>
      </w:pPr>
      <w:del w:id="3034" w:author="Chapter 1 revision" w:date="2026-09-02T00:00:00Z">
        <w:r>
          <w:delText xml:space="preserve">The fundamental power equation for an electrical machine is P ∝ D2lΩ B A [ref], where D is the rotor diameter, l is the active length, Ω is the angular velocity, B is the airgap magnetic-flux density, and A is the linear current density (electric loading).</w:delText>
        </w:r>
      </w:del>
    </w:p>
    <w:p>
      <w:pPr>
        <w:rPr>
          <w:del w:id="3035" w:author="Chapter 1 revision" w:date="2026-09-02T00:00:00Z"/>
        </w:rPr>
      </w:pPr>
      <w:del w:id="3036" w:author="Chapter 1 revision" w:date="2026-09-02T00:00:00Z">
        <w:r>
          <w:delText xml:space="preserve">If we assume the electromagnetic loadings (B, A) and the length-to-diameter ratio (l/D) remain constant, we can derive the following scaling relationships:</w:delText>
        </w:r>
      </w:del>
    </w:p>
    <w:p>
      <w:pPr>
        <w:rPr>
          <w:del w:id="3037" w:author="Chapter 1 revision" w:date="2026-09-02T00:00:00Z"/>
        </w:rPr>
      </w:pPr>
      <w:del w:id="3038" w:author="Chapter 1 revision" w:date="2026-09-02T00:00:00Z">
        <w:r>
          <w:delText xml:space="preserve">Torque (T): Scaled with the volume (D3).</w:delText>
        </w:r>
      </w:del>
    </w:p>
    <w:p>
      <w:pPr>
        <w:rPr>
          <w:del w:id="3039" w:author="Chapter 1 revision" w:date="2026-09-02T00:00:00Z"/>
        </w:rPr>
      </w:pPr>
      <w:del w:id="3040" w:author="Chapter 1 revision" w:date="2026-09-02T00:00:00Z">
        <w:r>
          <w:delText xml:space="preserve">Power (P): Scaled with D3Ω</w:delText>
        </w:r>
      </w:del>
    </w:p>
    <w:p>
      <w:pPr>
        <w:rPr>
          <w:del w:id="3041" w:author="Chapter 1 revision" w:date="2026-09-02T00:00:00Z"/>
        </w:rPr>
      </w:pPr>
      <w:del w:id="3042" w:author="Chapter 1 revision" w:date="2026-09-02T00:00:00Z">
        <w:r>
          <w:delText xml:space="preserve">To maintain constant power while increasing speed (Ω), the volume of the machine must decrease. In an ideal world, doubling the speed would allow for a 50% reduction in rotor volume. However, the high-speed paradox arises because as the machine shrinks, the surface area available for cooling decreases by D2, while the loss density often increases. Consequently, high-speed machines are often thermally limited rather than electromagnetically limited.</w:delText>
        </w:r>
      </w:del>
    </w:p>
    <w:p>
      <w:pPr>
        <w:rPr>
          <w:del w:id="3043" w:author="Chapter 1 revision" w:date="2026-09-02T00:00:00Z"/>
        </w:rPr>
      </w:pPr>
      <w:del w:id="3044" w:author="Chapter 1 revision" w:date="2026-09-02T00:00:00Z">
        <w:r>
          <w:delText xml:space="preserve">1.5.2 Mechanical stress scaling: The DΩ constraint</w:delText>
        </w:r>
      </w:del>
    </w:p>
    <w:p>
      <w:pPr>
        <w:rPr>
          <w:ins w:id="3045" w:author="Chapter 1 revision" w:date="2026-09-02T00:00:00Z"/>
        </w:rPr>
      </w:pPr>
      <w:ins w:id="3046" w:author="Chapter 1 revision" w:date="2026-09-02T00:00:00Z">
        <w:r>
          <w:t xml:space="preserve">- §1.2.5 — Voltcar project reference for the machine data in Table 1.1.</w:t>
        </w:r>
      </w:ins>
    </w:p>
    <w:p>
      <w:pPr>
        <w:rPr>
          <w:ins w:id="3047" w:author="Chapter 1 revision" w:date="2026-09-02T00:00:00Z"/>
        </w:rPr>
      </w:pPr>
      <w:ins w:id="3048" w:author="Chapter 1 revision" w:date="2026-09-02T00:00:00Z">
        <w:r>
          <w:t xml:space="preserve">- §1.3.1 — solid-rotor peripheral speed capability; sleeve pre-stress design.</w:t>
        </w:r>
      </w:ins>
    </w:p>
    <w:p>
      <w:pPr>
        <w:rPr>
          <w:ins w:id="3049" w:author="Chapter 1 revision" w:date="2026-09-02T00:00:00Z"/>
        </w:rPr>
      </w:pPr>
      <w:ins w:id="3050" w:author="Chapter 1 revision" w:date="2026-09-02T00:00:00Z">
        <w:r>
          <w:t xml:space="preserve">- §1.3.2 — rotordynamic penalty of high l/D; bearing technology review.</w:t>
        </w:r>
      </w:ins>
    </w:p>
    <w:p>
      <w:pPr>
        <w:rPr>
          <w:ins w:id="3051" w:author="Chapter 1 revision" w:date="2026-09-02T00:00:00Z"/>
        </w:rPr>
      </w:pPr>
      <w:ins w:id="3052" w:author="Chapter 1 revision" w:date="2026-09-02T00:00:00Z">
        <w:r>
          <w:t xml:space="preserve">- §1.3.3 — Taylor–Couette friction coefficient correlations.</w:t>
        </w:r>
      </w:ins>
    </w:p>
    <w:p>
      <w:pPr>
        <w:rPr>
          <w:ins w:id="3053" w:author="Chapter 1 revision" w:date="2026-09-02T00:00:00Z"/>
        </w:rPr>
      </w:pPr>
      <w:ins w:id="3054" w:author="Chapter 1 revision" w:date="2026-09-02T00:00:00Z">
        <w:r>
          <w:t xml:space="preserve">- §1.4.3 — equation (1.8), the machine sizing relation. Standard text reference.</w:t>
        </w:r>
      </w:ins>
    </w:p>
    <w:p>
      <w:pPr>
        <w:rPr>
          <w:ins w:id="3055" w:author="Chapter 1 revision" w:date="2026-09-02T00:00:00Z"/>
        </w:rPr>
      </w:pPr>
      <w:ins w:id="3056" w:author="Chapter 1 revision" w:date="2026-09-02T00:00:00Z">
        <w:r>
          <w:t xml:space="preserve">- §1.5.1 — m_f = 21 synchronous PWM threshold. Standard power electronics text.</w:t>
        </w:r>
      </w:ins>
    </w:p>
    <w:p>
      <w:pPr>
        <w:rPr>
          <w:ins w:id="3057" w:author="Chapter 1 revision" w:date="2026-09-02T00:00:00Z"/>
        </w:rPr>
      </w:pPr>
      <w:ins w:id="3058" w:author="Chapter 1 revision" w:date="2026-09-02T00:00:00Z">
        <w:r>
          <w:t xml:space="preserve">- §1.6.1 — industrial direct-drive efficiency and TCO data.</w:t>
        </w:r>
      </w:ins>
    </w:p>
    <w:p>
      <w:pPr>
        <w:rPr>
          <w:del w:id="3059" w:author="Chapter 1 revision" w:date="2026-09-02T00:00:00Z"/>
        </w:rPr>
      </w:pPr>
      <w:del w:id="3060" w:author="Chapter 1 revision" w:date="2026-09-02T00:00:00Z">
        <w:r>
          <w:delText xml:space="preserve">The most restrictive scaling law in high-speed design is the relationship between diameter and centrifugal stress (σmec). As established by the rΩ 2 wall:</w:delText>
        </w:r>
      </w:del>
    </w:p>
    <w:p>
      <w:pPr>
        <w:rPr>
          <w:del w:id="3061" w:author="Chapter 1 revision" w:date="2026-09-02T00:00:00Z"/>
        </w:rPr>
      </w:pPr>
      <w:del w:id="3062" w:author="Chapter 1 revision" w:date="2026-09-02T00:00:00Z">
        <w:r>
          <w:delText xml:space="preserve">σmec ∝ D2Ω 2 = (DΩ)2</w:delText>
        </w:r>
      </w:del>
    </w:p>
    <w:p>
      <w:pPr>
        <w:rPr>
          <w:del w:id="3063" w:author="Chapter 1 revision" w:date="2026-09-02T00:00:00Z"/>
        </w:rPr>
      </w:pPr>
      <w:del w:id="3064" w:author="Chapter 1 revision" w:date="2026-09-02T00:00:00Z">
        <w:r>
          <w:delText xml:space="preserve">Since DΩ is proportional to the peripheral tip speed (vtip), the mechanical stress is purely a function of the tip speed. This means that for a given material (e.g., high-strength steel or carbon fiber), there is a maximum vtip that cannot be exceeded.</w:delText>
        </w:r>
      </w:del>
    </w:p>
    <w:p>
      <w:pPr>
        <w:rPr>
          <w:del w:id="3065" w:author="Chapter 1 revision" w:date="2026-09-02T00:00:00Z"/>
        </w:rPr>
      </w:pPr>
      <w:del w:id="3066" w:author="Chapter 1 revision" w:date="2026-09-02T00:00:00Z">
        <w:r>
          <w:delText xml:space="preserve">If we are at the mechanical limit of the material, any further increase in rotational speed must be accompanied by a proportional decrease in diameter (D). Because torque scales with D3, this forced reduction in diameter significantly penalizes the torque capability of the machine, eventually leading to a point where increasing speed no longer yields a smaller machine because the rotor must become impractically long to compensate for the tiny diameter.</w:delText>
        </w:r>
      </w:del>
    </w:p>
    <w:p>
      <w:pPr>
        <w:rPr>
          <w:del w:id="3067" w:author="Chapter 1 revision" w:date="2026-09-02T00:00:00Z"/>
        </w:rPr>
      </w:pPr>
      <w:del w:id="3068" w:author="Chapter 1 revision" w:date="2026-09-02T00:00:00Z">
        <w:r>
          <w:delText xml:space="preserve">1.5.3 Loss scaling: The efficiency penalty</w:delText>
        </w:r>
      </w:del>
    </w:p>
    <w:p>
      <w:pPr>
        <w:rPr>
          <w:del w:id="3069" w:author="Chapter 1 revision" w:date="2026-09-02T00:00:00Z"/>
        </w:rPr>
      </w:pPr>
      <w:del w:id="3070" w:author="Chapter 1 revision" w:date="2026-09-02T00:00:00Z">
        <w:r>
          <w:delText xml:space="preserve">The transition to high speed changes the dominant loss mechanisms within the machine. Dimensional analysis shows that different losses scale at different rates:</w:delText>
        </w:r>
      </w:del>
    </w:p>
    <w:p>
      <w:pPr>
        <w:rPr>
          <w:del w:id="3071" w:author="Chapter 1 revision" w:date="2026-09-02T00:00:00Z"/>
        </w:rPr>
      </w:pPr>
      <w:del w:id="3072" w:author="Chapter 1 revision" w:date="2026-09-02T00:00:00Z">
        <w:r>
          <w:delText xml:space="preserve">Copper Losses (PCu): with proper conductor arrangements, these are relatively independent of speed, scaling primarily with the current density and winding volume.</w:delText>
        </w:r>
      </w:del>
    </w:p>
    <w:p>
      <w:pPr>
        <w:rPr>
          <w:del w:id="3073" w:author="Chapter 1 revision" w:date="2026-09-02T00:00:00Z"/>
        </w:rPr>
      </w:pPr>
      <w:del w:id="3074" w:author="Chapter 1 revision" w:date="2026-09-02T00:00:00Z">
        <w:r>
          <w:delText xml:space="preserve">Iron Losses (PFe): These scale with f1.5...2. Since f ∝Ω, iron losses grow quadratically with speed, becoming the dominant electromagnetic loss.</w:delText>
        </w:r>
      </w:del>
    </w:p>
    <w:p>
      <w:pPr>
        <w:rPr>
          <w:del w:id="3075" w:author="Chapter 1 revision" w:date="2026-09-02T00:00:00Z"/>
        </w:rPr>
      </w:pPr>
      <w:del w:id="3076" w:author="Chapter 1 revision" w:date="2026-09-02T00:00:00Z">
        <w:r>
          <w:delText xml:space="preserve">Windage Losses (Pwnd): As noted in section 1.3.3, these scale with Ω 3 and D4.</w:delText>
        </w:r>
      </w:del>
    </w:p>
    <w:p>
      <w:pPr>
        <w:rPr>
          <w:del w:id="3077" w:author="Chapter 1 revision" w:date="2026-09-02T00:00:00Z"/>
        </w:rPr>
      </w:pPr>
      <w:del w:id="3078" w:author="Chapter 1 revision" w:date="2026-09-02T00:00:00Z">
        <w:r>
          <w:delText xml:space="preserve">This leads to the Efficiency Cross-over Point. At low to moderate speeds, efficiency increases with speed because power grows faster than the losses. However, at ultra-high speeds, the cubic growth of windage and quadratic growth of iron losses eventually overtake the linear growth of power, causing the efficiency curve to peak and then sharply decline.</w:delText>
        </w:r>
      </w:del>
    </w:p>
    <w:p>
      <w:pPr>
        <w:rPr>
          <w:del w:id="3079" w:author="Chapter 1 revision" w:date="2026-09-02T00:00:00Z"/>
        </w:rPr>
      </w:pPr>
      <w:del w:id="3080" w:author="Chapter 1 revision" w:date="2026-09-02T00:00:00Z">
        <w:r>
          <w:delText xml:space="preserve">1.5.4 Thermal scaling: The square-cube conflict</w:delText>
        </w:r>
      </w:del>
    </w:p>
    <w:p>
      <w:pPr>
        <w:rPr>
          <w:del w:id="3081" w:author="Chapter 1 revision" w:date="2026-09-02T00:00:00Z"/>
        </w:rPr>
      </w:pPr>
      <w:del w:id="3082" w:author="Chapter 1 revision" w:date="2026-09-02T00:00:00Z">
        <w:r>
          <w:delText xml:space="preserve">Perhaps the most challenging scaling law is the relationship between heat generation and heat dissipation.</w:delText>
        </w:r>
      </w:del>
    </w:p>
    <w:p>
      <w:pPr>
        <w:rPr>
          <w:del w:id="3083" w:author="Chapter 1 revision" w:date="2026-09-02T00:00:00Z"/>
        </w:rPr>
      </w:pPr>
      <w:del w:id="3084" w:author="Chapter 1 revision" w:date="2026-09-02T00:00:00Z">
        <w:r>
          <w:delText xml:space="preserve">Heat Generation (Qgen): In a high-speed machine, losses are concentrated in a small volume (V ∝ D3).</w:delText>
        </w:r>
      </w:del>
    </w:p>
    <w:p>
      <w:pPr>
        <w:rPr>
          <w:del w:id="3085" w:author="Chapter 1 revision" w:date="2026-09-02T00:00:00Z"/>
        </w:rPr>
      </w:pPr>
      <w:del w:id="3086" w:author="Chapter 1 revision" w:date="2026-09-02T00:00:00Z">
        <w:r>
          <w:delText xml:space="preserve">Heat Dissipation (Qdis): The ability to remove heat depends on the cooling surface area (S ∝ D2).</w:delText>
        </w:r>
      </w:del>
    </w:p>
    <w:p>
      <w:pPr>
        <w:rPr>
          <w:del w:id="3087" w:author="Chapter 1 revision" w:date="2026-09-02T00:00:00Z"/>
        </w:rPr>
      </w:pPr>
      <w:del w:id="3088" w:author="Chapter 1 revision" w:date="2026-09-02T00:00:00Z">
        <w:r>
          <w:delText xml:space="preserve">As we scale a machine down to reach higher speeds, the ratio of Loss/Surface Area increases linearly with 1/D. This means that a smaller, faster machine will always be harder to cool than a larger, slower one of the same power. This scaling law is what necessitates the move from simple air cooling to advanced liquid-jacket cooling or direct cooling in high-specific-power HS machines. Table 1.3 summarizes the scaling trends.</w:delText>
        </w:r>
      </w:del>
    </w:p>
    <w:p>
      <w:pPr>
        <w:rPr>
          <w:del w:id="3089" w:author="Chapter 1 revision" w:date="2026-09-02T00:00:00Z"/>
        </w:rPr>
      </w:pPr>
      <w:del w:id="3090" w:author="Chapter 1 revision" w:date="2026-09-02T00:00:00Z">
        <w:r>
          <w:delText xml:space="preserve">Table 1.3 Summary of scaling trends</w:delText>
        </w:r>
      </w:del>
    </w:p>
    <w:p>
      <w:pPr>
        <w:rPr>
          <w:del w:id="3091" w:author="Chapter 1 revision" w:date="2026-09-02T00:00:00Z"/>
        </w:rPr>
      </w:pPr>
      <w:del w:id="3092" w:author="Chapter 1 revision" w:date="2026-09-02T00:00:00Z">
        <w:r>
          <w:delText xml:space="preserve">Parameter | Scaling Formula | Impact of Doubling Speed (Ω)</w:delText>
        </w:r>
      </w:del>
    </w:p>
    <w:p>
      <w:pPr>
        <w:rPr>
          <w:del w:id="3093" w:author="Chapter 1 revision" w:date="2026-09-02T00:00:00Z"/>
        </w:rPr>
      </w:pPr>
      <w:del w:id="3094" w:author="Chapter 1 revision" w:date="2026-09-02T00:00:00Z">
        <w:r>
          <w:delText xml:space="preserve">Power P | D3Ω | Constant (if D is reduced)</w:delText>
        </w:r>
      </w:del>
    </w:p>
    <w:p>
      <w:pPr>
        <w:rPr>
          <w:del w:id="3095" w:author="Chapter 1 revision" w:date="2026-09-02T00:00:00Z"/>
        </w:rPr>
      </w:pPr>
      <w:del w:id="3096" w:author="Chapter 1 revision" w:date="2026-09-02T00:00:00Z">
        <w:r>
          <w:delText xml:space="preserve">Centrifugal Stress (σmec) | D2Ω 2 | Constant (if vtip is fixed)</w:delText>
        </w:r>
      </w:del>
    </w:p>
    <w:p>
      <w:pPr>
        <w:rPr>
          <w:del w:id="3097" w:author="Chapter 1 revision" w:date="2026-09-02T00:00:00Z"/>
        </w:rPr>
      </w:pPr>
      <w:del w:id="3098" w:author="Chapter 1 revision" w:date="2026-09-02T00:00:00Z">
        <w:r>
          <w:delText xml:space="preserve">Iron Loss (PFe) | f 2 | Increases by 4x</w:delText>
        </w:r>
      </w:del>
    </w:p>
    <w:p>
      <w:pPr>
        <w:rPr>
          <w:del w:id="3099" w:author="Chapter 1 revision" w:date="2026-09-02T00:00:00Z"/>
        </w:rPr>
      </w:pPr>
      <w:del w:id="3100" w:author="Chapter 1 revision" w:date="2026-09-02T00:00:00Z">
        <w:r>
          <w:delText xml:space="preserve">Windage Loss (Pwnd) | Ω 3 | Increases by 8x</w:delText>
        </w:r>
      </w:del>
    </w:p>
    <w:p>
      <w:pPr>
        <w:rPr>
          <w:del w:id="3101" w:author="Chapter 1 revision" w:date="2026-09-02T00:00:00Z"/>
        </w:rPr>
      </w:pPr>
      <w:del w:id="3102" w:author="Chapter 1 revision" w:date="2026-09-02T00:00:00Z">
        <w:r>
          <w:delText xml:space="preserve">Cooling Difficulty | Loss / D2 | Increases significantly</w:delText>
        </w:r>
      </w:del>
    </w:p>
    <w:p>
      <w:pPr>
        <w:rPr>
          <w:del w:id="3103" w:author="Chapter 1 revision" w:date="2026-09-02T00:00:00Z"/>
        </w:rPr>
      </w:pPr>
      <w:del w:id="3104" w:author="Chapter 1 revision" w:date="2026-09-02T00:00:00Z">
        <w:r>
          <w:delText xml:space="preserve">By understanding these scaling laws, the designer can identify the sweet spot for a specific application, balancing the desire for a small, light machine against the harsh realities of mechanical stress, exponential losses, and thermal density.</w:delText>
        </w:r>
      </w:del>
    </w:p>
    <w:p>
      <w:pPr>
        <w:rPr>
          <w:del w:id="3105" w:author="Chapter 1 revision" w:date="2026-09-02T00:00:00Z"/>
        </w:rPr>
      </w:pPr>
      <w:del w:id="3106" w:author="Chapter 1 revision" w:date="2026-09-02T00:00:00Z">
        <w:r>
          <w:delText xml:space="preserve">1.6 Summary: Framing the Design Challenges Ahead</w:delText>
        </w:r>
      </w:del>
    </w:p>
    <w:p>
      <w:pPr>
        <w:rPr>
          <w:del w:id="3107" w:author="Chapter 1 revision" w:date="2026-09-02T00:00:00Z"/>
        </w:rPr>
      </w:pPr>
      <w:del w:id="3108" w:author="Chapter 1 revision" w:date="2026-09-02T00:00:00Z">
        <w:r>
          <w:delText xml:space="preserve">As we conclude this introduction, it becomes clear that high-speed electrical machine design is not merely an extension of conventional machine design to higher frequencies. It is a distinct engineering discipline defined by the collapse of safety margins and the intense coupling of disparate physical domains. To succeed in this field, the designer must navigate what can be described as the "high-speed trilemma."</w:delText>
        </w:r>
      </w:del>
    </w:p>
    <w:p>
      <w:pPr>
        <w:rPr>
          <w:del w:id="3109" w:author="Chapter 1 revision" w:date="2026-09-02T00:00:00Z"/>
        </w:rPr>
      </w:pPr>
      <w:del w:id="3110" w:author="Chapter 1 revision" w:date="2026-09-02T00:00:00Z">
        <w:r>
          <w:delText xml:space="preserve">[FIGURE]</w:delText>
        </w:r>
      </w:del>
    </w:p>
    <w:p>
      <w:pPr>
        <w:rPr>
          <w:del w:id="3111" w:author="Chapter 1 revision" w:date="2026-09-02T00:00:00Z"/>
        </w:rPr>
      </w:pPr>
      <w:del w:id="3112" w:author="Chapter 1 revision" w:date="2026-09-02T00:00:00Z">
        <w:r>
          <w:delText xml:space="preserve">Fig. 5 Caption</w:delText>
        </w:r>
      </w:del>
    </w:p>
    <w:p>
      <w:pPr>
        <w:rPr>
          <w:del w:id="3113" w:author="Chapter 1 revision" w:date="2026-09-02T00:00:00Z"/>
        </w:rPr>
      </w:pPr>
      <w:del w:id="3114" w:author="Chapter 1 revision" w:date="2026-09-02T00:00:00Z">
        <w:r>
          <w:delText xml:space="preserve">1.6.1 The high-speed trilemma</w:delText>
        </w:r>
      </w:del>
    </w:p>
    <w:p>
      <w:pPr>
        <w:rPr>
          <w:del w:id="3115" w:author="Chapter 1 revision" w:date="2026-09-02T00:00:00Z"/>
        </w:rPr>
      </w:pPr>
      <w:del w:id="3116" w:author="Chapter 1 revision" w:date="2026-09-02T00:00:00Z">
        <w:r>
          <w:delText xml:space="preserve">The design space is bounded by three competing forces that are in constant tension. A move to satisfy one frequently destabilizes the other two:</w:delText>
        </w:r>
      </w:del>
    </w:p>
    <w:p>
      <w:pPr>
        <w:rPr>
          <w:del w:id="3117" w:author="Chapter 1 revision" w:date="2026-09-02T00:00:00Z"/>
        </w:rPr>
      </w:pPr>
      <w:del w:id="3118" w:author="Chapter 1 revision" w:date="2026-09-02T00:00:00Z">
        <w:r>
          <w:delText xml:space="preserve">Mechanical Integrity: To survive the rΩ 2 wall, the rotor must be slender and reinforced. However, adding mechanical reinforcement (like a thick Carbon Fiber sleeve) increases the effective air gap, which cripples the Electromagnetic performance.</w:delText>
        </w:r>
      </w:del>
    </w:p>
    <w:p>
      <w:pPr>
        <w:rPr>
          <w:del w:id="3119" w:author="Chapter 1 revision" w:date="2026-09-02T00:00:00Z"/>
        </w:rPr>
      </w:pPr>
      <w:del w:id="3120" w:author="Chapter 1 revision" w:date="2026-09-02T00:00:00Z">
        <w:r>
          <w:delText xml:space="preserve">Electromagnetic Efficiency: To maximize power density and minimize mass, we push for higher pole counts and higher frequencies. This, however, leads to a massive increase in iron and windage losses, creating a Thermal load that the small physical size of the machine cannot easily dissipate.</w:delText>
        </w:r>
      </w:del>
    </w:p>
    <w:p>
      <w:pPr>
        <w:rPr>
          <w:del w:id="3121" w:author="Chapter 1 revision" w:date="2026-09-02T00:00:00Z"/>
        </w:rPr>
      </w:pPr>
      <w:del w:id="3122" w:author="Chapter 1 revision" w:date="2026-09-02T00:00:00Z">
        <w:r>
          <w:delText xml:space="preserve">Thermal Management: To remove the heat from concentrated losses, we need aggressive cooling. Yet, the inclusion of cooling channels or complex jacket geometries can compromise the Mechanical stiffness of the stator or increase the l/D ratio, leading to rotordynamic challenges.</w:delText>
        </w:r>
      </w:del>
    </w:p>
    <w:p>
      <w:pPr>
        <w:rPr>
          <w:del w:id="3123" w:author="Chapter 1 revision" w:date="2026-09-02T00:00:00Z"/>
        </w:rPr>
      </w:pPr>
      <w:del w:id="3124" w:author="Chapter 1 revision" w:date="2026-09-02T00:00:00Z">
        <w:r>
          <w:delText xml:space="preserve">This trilemma is further complicated by the power electronic interface. As we have seen, the choice of semiconductor (IGBT vs. SiC) acts as the gatekeeper, determining whether a low-pole industrial topology or a high-pole mobile topology is even feasible.</w:delText>
        </w:r>
      </w:del>
    </w:p>
    <w:p>
      <w:pPr>
        <w:rPr>
          <w:del w:id="3125" w:author="Chapter 1 revision" w:date="2026-09-02T00:00:00Z"/>
        </w:rPr>
      </w:pPr>
      <w:del w:id="3126" w:author="Chapter 1 revision" w:date="2026-09-02T00:00:00Z">
        <w:r>
          <w:delText xml:space="preserve">1.6.2 Roadmap of the Following Book Chapters</w:delText>
        </w:r>
      </w:del>
    </w:p>
    <w:p>
      <w:pPr>
        <w:rPr>
          <w:ins w:id="3127" w:author="Chapter 1 revision" w:date="2026-09-02T00:00:00Z"/>
        </w:rPr>
      </w:pPr>
      <w:ins w:id="3128" w:author="Chapter 1 revision" w:date="2026-09-02T00:00:00Z">
        <w:r>
          <w:t xml:space="preserve">- §1.7.2 — the conventional design texts this book builds on.</w:t>
        </w:r>
      </w:ins>
    </w:p>
    <w:p>
      <w:pPr>
        <w:rPr>
          <w:del w:id="3129" w:author="Chapter 1 revision" w:date="2026-09-02T00:00:00Z"/>
        </w:rPr>
      </w:pPr>
      <w:del w:id="3130" w:author="Chapter 1 revision" w:date="2026-09-02T00:00:00Z">
        <w:r>
          <w:delText xml:space="preserve">This book is structured as a comprehensive journey through the multidisciplinary landscape of high-speed engineering. Following this introduction, the text is organized into six specialized parts, each addressing a critical pillar of the "High-Speed Trilemma."</w:delText>
        </w:r>
      </w:del>
    </w:p>
    <w:p>
      <w:pPr>
        <w:rPr>
          <w:del w:id="3131" w:author="Chapter 1 revision" w:date="2026-09-02T00:00:00Z"/>
        </w:rPr>
      </w:pPr>
      <w:del w:id="3132" w:author="Chapter 1 revision" w:date="2026-09-02T00:00:00Z">
        <w:r>
          <w:delText xml:space="preserve">Part I: Fundamentals and Machine Topologies</w:delText>
        </w:r>
      </w:del>
    </w:p>
    <w:p>
      <w:pPr>
        <w:rPr>
          <w:del w:id="3133" w:author="Chapter 1 revision" w:date="2026-09-02T00:00:00Z"/>
        </w:rPr>
      </w:pPr>
      <w:del w:id="3134" w:author="Chapter 1 revision" w:date="2026-09-02T00:00:00Z">
        <w:r>
          <w:delText xml:space="preserve">The first section establishes the electromagnetic "blueprints" for high-speed operation. Chapter 2 explores the induction machine, weighing the extreme robustness of solid rotors against the efficiency of laminated designs. Chapter 3 dives into reluctance-torque-based machines, addressing how their rotor simplicity aids in high-temperature survival, despite challenges in acoustic noise. Chapter 4 concludes the topologies section with permanent magnet synchronous machines, detailing the structural trade-offs between surface-mounted and interior magnet placements.</w:delText>
        </w:r>
      </w:del>
    </w:p>
    <w:p>
      <w:pPr>
        <w:rPr>
          <w:del w:id="3135" w:author="Chapter 1 revision" w:date="2026-09-02T00:00:00Z"/>
        </w:rPr>
      </w:pPr>
      <w:del w:id="3136" w:author="Chapter 1 revision" w:date="2026-09-02T00:00:00Z">
        <w:r>
          <w:delText xml:space="preserve">Part II: Electromagnetic Design and Analysis</w:delText>
        </w:r>
      </w:del>
    </w:p>
    <w:p>
      <w:pPr>
        <w:rPr>
          <w:del w:id="3137" w:author="Chapter 1 revision" w:date="2026-09-02T00:00:00Z"/>
        </w:rPr>
      </w:pPr>
      <w:del w:id="3138" w:author="Chapter 1 revision" w:date="2026-09-02T00:00:00Z">
        <w:r>
          <w:delText xml:space="preserve">With the topologies defined, we move into the granular physics of loss and efficiency. Chapter 5 addresses the "AC Copper Loss" challenge, comparing Litz wire and form-wound conductors to mitigate skin and proximity effects. Chapter 6 provides a deep characterization of Iron Losses in the kilohertz range, while Chapter 7 focuses on Parasitic Losses, such as eddy currents in rotor sleeves and the necessity of magnet segmentation.</w:delText>
        </w:r>
      </w:del>
    </w:p>
    <w:p>
      <w:pPr>
        <w:rPr>
          <w:del w:id="3139" w:author="Chapter 1 revision" w:date="2026-09-02T00:00:00Z"/>
        </w:rPr>
      </w:pPr>
      <w:del w:id="3140" w:author="Chapter 1 revision" w:date="2026-09-02T00:00:00Z">
        <w:r>
          <w:delText xml:space="preserve">Part III: Mechanical Design and Rotordynamics</w:delText>
        </w:r>
      </w:del>
    </w:p>
    <w:p>
      <w:pPr>
        <w:rPr>
          <w:del w:id="3141" w:author="Chapter 1 revision" w:date="2026-09-02T00:00:00Z"/>
        </w:rPr>
      </w:pPr>
      <w:del w:id="3142" w:author="Chapter 1 revision" w:date="2026-09-02T00:00:00Z">
        <w:r>
          <w:delText xml:space="preserve">This part addresses the rΩ 2 wall and the stability of the rotating assembly. Chapter 8 details Rotor Stress Analysis, comparing carbon fiber and metallic sleeves for magnet retention. Chapter 9 provides the tools for Rotordynamic Control, including Campbell diagrams and the management of gyroscopic effects. Finally, Chapter 10 explores the Tribology of the system, from high-precision rolling elements to Active Magnetic Bearings (AMB) and air foil systems.</w:delText>
        </w:r>
      </w:del>
    </w:p>
    <w:p>
      <w:pPr>
        <w:rPr>
          <w:del w:id="3143" w:author="Chapter 1 revision" w:date="2026-09-02T00:00:00Z"/>
        </w:rPr>
      </w:pPr>
      <w:del w:id="3144" w:author="Chapter 1 revision" w:date="2026-09-02T00:00:00Z">
        <w:r>
          <w:delText xml:space="preserve">Part IV: Material Science for High-Speed Machines</w:delText>
        </w:r>
      </w:del>
    </w:p>
    <w:p>
      <w:pPr>
        <w:rPr>
          <w:del w:id="3145" w:author="Chapter 1 revision" w:date="2026-09-02T00:00:00Z"/>
        </w:rPr>
      </w:pPr>
      <w:del w:id="3146" w:author="Chapter 1 revision" w:date="2026-09-02T00:00:00Z">
        <w:r>
          <w:delText xml:space="preserve">The limits of the machine are often the limits of its materials. Chapter 11 discusses Soft Magnetic Materials, including ultra-thin CoFe laminations and amorphous metals. Chapter 12 focuses on the mechanical and thermal stability of Permanent Magnets, while Chapter 13 addresses the Insulation Systems required to survive the high du/dt stresses of modern inverters.</w:delText>
        </w:r>
      </w:del>
    </w:p>
    <w:p>
      <w:pPr>
        <w:rPr>
          <w:del w:id="3147" w:author="Chapter 1 revision" w:date="2026-09-02T00:00:00Z"/>
        </w:rPr>
      </w:pPr>
      <w:del w:id="3148" w:author="Chapter 1 revision" w:date="2026-09-02T00:00:00Z">
        <w:r>
          <w:delText xml:space="preserve">Part V: Thermal Management</w:delText>
        </w:r>
      </w:del>
    </w:p>
    <w:p>
      <w:pPr>
        <w:rPr>
          <w:del w:id="3149" w:author="Chapter 1 revision" w:date="2026-09-02T00:00:00Z"/>
        </w:rPr>
      </w:pPr>
      <w:del w:id="3150" w:author="Chapter 1 revision" w:date="2026-09-02T00:00:00Z">
        <w:r>
          <w:delText xml:space="preserve">Because high speed equates to high loss density, thermal design is paramount. Chapter 14 breaks down the physics of Aerodynamic and Windage Losses, including Taylor-Couette flow in the air gap. Chapter 15 presents Advanced Cooling Techniques, ranging from stator water jackets to direct in-slot cooling and hollow-shaft fluid circulation.</w:delText>
        </w:r>
      </w:del>
    </w:p>
    <w:p>
      <w:pPr>
        <w:rPr>
          <w:del w:id="3151" w:author="Chapter 1 revision" w:date="2026-09-02T00:00:00Z"/>
        </w:rPr>
      </w:pPr>
      <w:del w:id="3152" w:author="Chapter 1 revision" w:date="2026-09-02T00:00:00Z">
        <w:r>
          <w:delText xml:space="preserve">Part VI: System Integration, Control, and Reliability</w:delText>
        </w:r>
      </w:del>
    </w:p>
    <w:p>
      <w:pPr>
        <w:rPr>
          <w:del w:id="3153" w:author="Chapter 1 revision" w:date="2026-09-02T00:00:00Z"/>
        </w:rPr>
      </w:pPr>
      <w:del w:id="3154" w:author="Chapter 1 revision" w:date="2026-09-02T00:00:00Z">
        <w:r>
          <w:delText xml:space="preserve">The final section treats the machine as part of a larger, living system. Chapter 16 details the Power Electronics Interface, specifically the role of SiC and GaN devices. Chapter 17 addresses the complexities of sensorless control at high fundamental frequencies, while Chapter 18 tackles the specific NVH (Noise, Vibration, and Harshness) signatures of HS drives. The book concludes with Chapter 19, focused on Reliability and Testing, outlining the protocols for overspeed safety and the mitigation of bearing currents to ensure long-term survival in the field.</w:delText>
        </w:r>
      </w:del>
    </w:p>
    <w:p>
      <w:pPr>
        <w:rPr>
          <w:del w:id="3155" w:author="Chapter 1 revision" w:date="2026-09-02T00:00:00Z"/>
        </w:rPr>
      </w:pPr>
      <w:del w:id="3156" w:author="Chapter 1 revision" w:date="2026-09-02T00:00:00Z">
        <w:r>
          <w:delText xml:space="preserve">This roadmap ensures that whether the reader is an industrial designer seeking reliability or a traction engineer seeking power density, they have a clear path through the complex interdependencies of high-speed electrical machine design.</w:delText>
        </w:r>
      </w:de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Chang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Tracked Changes: original draft → FULL version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