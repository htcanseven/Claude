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5633" w14:textId="5B0EF9FB" w:rsidR="00E15CA5" w:rsidRPr="001D4F32" w:rsidRDefault="00E15CA5" w:rsidP="00E15CA5">
      <w:pPr>
        <w:rPr>
          <w:del w:id="10001" w:author="Claude" w:date="2026-09-02T12:00:00Z"/>
          <w:rFonts w:ascii="Times New Roman" w:hAnsi="Times New Roman" w:cs="Times New Roman"/>
          <w:b/>
          <w:bCs/>
          <w:lang w:val="en-GB"/>
        </w:rPr>
      </w:pPr>
      <w:del w:id="10002" w:author="Claude" w:date="2026-09-02T12:00:00Z">
        <w:r>
          <w:rPr>
            <w:rFonts w:ascii="Times New Roman" w:hAnsi="Times New Roman" w:cs="Times New Roman"/>
            <w:b/>
            <w:bCs/>
            <w:lang w:val="en-GB"/>
          </w:rPr>
          <w:delText xml:space="preserve">1.1 Introduction: The high-speed landscape</w:delText>
        </w:r>
      </w:del>
    </w:p>
    <w:p w14:paraId="7DC0AAFB" w14:textId="074E4CA5" w:rsidR="00E15CA5" w:rsidRPr="001D4F32" w:rsidRDefault="00E15CA5" w:rsidP="00E15CA5">
      <w:pPr>
        <w:numPr>
          <w:ilvl w:val="0"/>
          <w:numId w:val="1"/>
        </w:numPr>
        <w:rPr>
          <w:del w:id="10003" w:author="Claude" w:date="2026-09-02T12:00:00Z"/>
          <w:rFonts w:ascii="Times New Roman" w:hAnsi="Times New Roman" w:cs="Times New Roman"/>
          <w:lang w:val="en-GB"/>
        </w:rPr>
      </w:pPr>
      <w:del w:id="10004" w:author="Claude" w:date="2026-09-02T12:00:00Z">
        <w:r>
          <w:rPr>
            <w:rFonts w:ascii="Times New Roman" w:hAnsi="Times New Roman" w:cs="Times New Roman"/>
            <w:b/>
            <w:bCs/>
            <w:lang w:val="en-GB"/>
          </w:rPr>
          <w:delText xml:space="preserve">1.1.1 Defining "high speed"</w:delText>
        </w:r>
      </w:del>
    </w:p>
    <w:p w14:paraId="636C51D2" w14:textId="702DB75F" w:rsidR="00E15CA5" w:rsidRPr="001D4F32" w:rsidRDefault="00E15CA5" w:rsidP="00E15CA5">
      <w:pPr>
        <w:numPr>
          <w:ilvl w:val="1"/>
          <w:numId w:val="1"/>
        </w:numPr>
        <w:rPr>
          <w:del w:id="10005" w:author="Claude" w:date="2026-09-02T12:00:00Z"/>
          <w:rFonts w:ascii="Times New Roman" w:hAnsi="Times New Roman" w:cs="Times New Roman"/>
          <w:lang w:val="en-GB"/>
        </w:rPr>
      </w:pPr>
      <w:del w:id="10006" w:author="Claude" w:date="2026-09-02T12:00:00Z">
        <w:r>
          <w:rPr>
            <w:rFonts w:ascii="Times New Roman" w:hAnsi="Times New Roman" w:cs="Times New Roman"/>
            <w:lang w:val="en-GB"/>
          </w:rPr>
          <w:delText>The r/min fallacy: Why speed is a relative term.</w:delText>
        </w:r>
      </w:del>
    </w:p>
    <w:p w14:paraId="4D8BE232" w14:textId="3E489135" w:rsidR="00E15CA5" w:rsidRPr="001D4F32" w:rsidRDefault="00E15CA5" w:rsidP="00E15CA5">
      <w:pPr>
        <w:numPr>
          <w:ilvl w:val="1"/>
          <w:numId w:val="1"/>
        </w:numPr>
        <w:rPr>
          <w:del w:id="10007" w:author="Claude" w:date="2026-09-02T12:00:00Z"/>
          <w:rFonts w:ascii="Times New Roman" w:hAnsi="Times New Roman" w:cs="Times New Roman"/>
          <w:lang w:val="en-GB"/>
        </w:rPr>
      </w:pPr>
      <w:del w:id="10008" w:author="Claude" w:date="2026-09-02T12:00:00Z">
        <w:r>
          <w:rPr>
            <w:rFonts w:ascii="Times New Roman" w:hAnsi="Times New Roman" w:cs="Times New Roman"/>
            <w:lang w:val="en-GB"/>
          </w:rPr>
          <w:delText>The peripheral tip speed (</w:delText>
        </w:r>
      </w:del>
      <w:del w:id="10009" w:author="Claude" w:date="2026-09-02T12:00:00Z">
        <w:r>
          <w:rPr>
            <w:rFonts w:ascii="Times New Roman" w:hAnsi="Times New Roman" w:cs="Times New Roman"/>
            <w:i/>
            <w:iCs/>
            <w:lang w:val="en-GB"/>
          </w:rPr>
          <w:delText>v</w:delText>
        </w:r>
      </w:del>
      <w:del w:id="10010" w:author="Claude" w:date="2026-09-02T12:00:00Z">
        <w:r>
          <w:rPr>
            <w:rFonts w:ascii="Times New Roman" w:hAnsi="Times New Roman" w:cs="Times New Roman"/>
            <w:vertAlign w:val="subscript"/>
            <w:lang w:val="en-GB"/>
          </w:rPr>
          <w:delText>tip</w:delText>
        </w:r>
      </w:del>
      <w:del w:id="10011" w:author="Claude" w:date="2026-09-02T12:00:00Z">
        <w:r>
          <w:rPr>
            <w:rFonts w:ascii="Times New Roman" w:hAnsi="Times New Roman" w:cs="Times New Roman"/>
            <w:lang w:val="en-GB"/>
          </w:rPr>
          <w:delText>) as the primary mechanical benchmark.</w:delText>
        </w:r>
      </w:del>
    </w:p>
    <w:p w14:paraId="0A716A24" w14:textId="7462449F" w:rsidR="00E15CA5" w:rsidRPr="001D4F32" w:rsidRDefault="00E15CA5" w:rsidP="00E15CA5">
      <w:pPr>
        <w:numPr>
          <w:ilvl w:val="1"/>
          <w:numId w:val="1"/>
        </w:numPr>
        <w:rPr>
          <w:del w:id="10012" w:author="Claude" w:date="2026-09-02T12:00:00Z"/>
          <w:rFonts w:ascii="Times New Roman" w:hAnsi="Times New Roman" w:cs="Times New Roman"/>
          <w:lang w:val="en-GB"/>
        </w:rPr>
      </w:pPr>
      <w:del w:id="10013" w:author="Claude" w:date="2026-09-02T12:00:00Z">
        <w:r>
          <w:rPr>
            <w:rFonts w:ascii="Times New Roman" w:hAnsi="Times New Roman" w:cs="Times New Roman"/>
            <w:lang w:val="en-GB"/>
          </w:rPr>
          <w:delText xml:space="preserve">The </w:delText>
        </w:r>
      </w:del>
      <w:del w:id="10014" w:author="Claude" w:date="2026-09-02T12:00:00Z">
        <w:r>
          <w:rPr>
            <w:rFonts w:ascii="Times New Roman" w:hAnsi="Times New Roman" w:cs="Times New Roman"/>
            <w:i/>
            <w:iCs/>
            <w:lang w:val="en-GB"/>
          </w:rPr>
          <w:delText>fP</w:delText>
        </w:r>
      </w:del>
      <w:del w:id="10015" w:author="Claude" w:date="2026-09-02T12:00:00Z">
        <w:r>
          <w:rPr>
            <w:rFonts w:ascii="Times New Roman" w:hAnsi="Times New Roman" w:cs="Times New Roman"/>
            <w:lang w:val="en-GB"/>
          </w:rPr>
          <w:delText xml:space="preserve"> (frequency-power) product as the electromagnetic benchmark.</w:delText>
        </w:r>
      </w:del>
    </w:p>
    <w:p w14:paraId="3C018F9D" w14:textId="2EE774FA" w:rsidR="00E15CA5" w:rsidRPr="001D4F32" w:rsidRDefault="00E15CA5" w:rsidP="00E15CA5">
      <w:pPr>
        <w:numPr>
          <w:ilvl w:val="0"/>
          <w:numId w:val="1"/>
        </w:numPr>
        <w:rPr>
          <w:del w:id="10016" w:author="Claude" w:date="2026-09-02T12:00:00Z"/>
          <w:rFonts w:ascii="Times New Roman" w:hAnsi="Times New Roman" w:cs="Times New Roman"/>
          <w:lang w:val="en-GB"/>
        </w:rPr>
      </w:pPr>
      <w:del w:id="10017" w:author="Claude" w:date="2026-09-02T12:00:00Z">
        <w:r>
          <w:rPr>
            <w:rFonts w:ascii="Times New Roman" w:hAnsi="Times New Roman" w:cs="Times New Roman"/>
            <w:b/>
            <w:bCs/>
            <w:lang w:val="en-GB"/>
          </w:rPr>
          <w:delText xml:space="preserve">1.1.2 Historical context and the direct-drive revolution</w:delText>
        </w:r>
      </w:del>
    </w:p>
    <w:p w14:paraId="22EF5E24" w14:textId="77777777" w:rsidR="00E15CA5" w:rsidRPr="001D4F32" w:rsidRDefault="00E15CA5" w:rsidP="00E15CA5">
      <w:pPr>
        <w:numPr>
          <w:ilvl w:val="1"/>
          <w:numId w:val="1"/>
        </w:numPr>
        <w:rPr>
          <w:del w:id="10018" w:author="Claude" w:date="2026-09-02T12:00:00Z"/>
          <w:rFonts w:ascii="Times New Roman" w:hAnsi="Times New Roman" w:cs="Times New Roman"/>
          <w:lang w:val="en-GB"/>
        </w:rPr>
      </w:pPr>
      <w:del w:id="10019" w:author="Claude" w:date="2026-09-02T12:00:00Z">
        <w:r>
          <w:rPr>
            <w:rFonts w:ascii="Times New Roman" w:hAnsi="Times New Roman" w:cs="Times New Roman"/>
            <w:lang w:val="en-GB"/>
          </w:rPr>
          <w:delText>Transition from geared systems to integrated high-speed units.</w:delText>
        </w:r>
      </w:del>
    </w:p>
    <w:p w14:paraId="53FB5854" w14:textId="26697834" w:rsidR="00E15CA5" w:rsidRPr="001D4F32" w:rsidRDefault="00E15CA5" w:rsidP="00E15CA5">
      <w:pPr>
        <w:rPr>
          <w:del w:id="10020" w:author="Claude" w:date="2026-09-02T12:00:00Z"/>
          <w:rFonts w:ascii="Times New Roman" w:hAnsi="Times New Roman" w:cs="Times New Roman"/>
          <w:b/>
          <w:bCs/>
          <w:lang w:val="en-GB"/>
        </w:rPr>
      </w:pPr>
      <w:del w:id="10021" w:author="Claude" w:date="2026-09-02T12:00:00Z">
        <w:r>
          <w:rPr>
            <w:rFonts w:ascii="Times New Roman" w:hAnsi="Times New Roman" w:cs="Times New Roman"/>
            <w:b/>
            <w:bCs/>
            <w:lang w:val="en-GB"/>
          </w:rPr>
          <w:delText xml:space="preserve">1.2. The two paradigms: Industrial vs. mobile HS machines</w:delText>
        </w:r>
      </w:del>
    </w:p>
    <w:p w14:paraId="6C7872C4" w14:textId="1274B7BA" w:rsidR="00E15CA5" w:rsidRPr="001D4F32" w:rsidRDefault="00E15CA5" w:rsidP="00E15CA5">
      <w:pPr>
        <w:numPr>
          <w:ilvl w:val="0"/>
          <w:numId w:val="2"/>
        </w:numPr>
        <w:rPr>
          <w:del w:id="10022" w:author="Claude" w:date="2026-09-02T12:00:00Z"/>
          <w:rFonts w:ascii="Times New Roman" w:hAnsi="Times New Roman" w:cs="Times New Roman"/>
          <w:lang w:val="en-GB"/>
        </w:rPr>
      </w:pPr>
      <w:del w:id="10023" w:author="Claude" w:date="2026-09-02T12:00:00Z">
        <w:r>
          <w:rPr>
            <w:rFonts w:ascii="Times New Roman" w:hAnsi="Times New Roman" w:cs="Times New Roman"/>
            <w:b/>
            <w:bCs/>
            <w:lang w:val="en-GB"/>
          </w:rPr>
          <w:delText xml:space="preserve">1.2.1 Industrial high-speed machines (The "stationary" approach)</w:delText>
        </w:r>
      </w:del>
    </w:p>
    <w:p w14:paraId="63D7CAC1" w14:textId="77777777" w:rsidR="00E15CA5" w:rsidRPr="001D4F32" w:rsidRDefault="00E15CA5" w:rsidP="00E15CA5">
      <w:pPr>
        <w:numPr>
          <w:ilvl w:val="1"/>
          <w:numId w:val="2"/>
        </w:numPr>
        <w:rPr>
          <w:del w:id="10024" w:author="Claude" w:date="2026-09-02T12:00:00Z"/>
          <w:rFonts w:ascii="Times New Roman" w:hAnsi="Times New Roman" w:cs="Times New Roman"/>
          <w:lang w:val="en-GB"/>
        </w:rPr>
      </w:pPr>
      <w:del w:id="10025" w:author="Claude" w:date="2026-09-02T12:00:00Z">
        <w:r>
          <w:rPr>
            <w:rFonts w:ascii="Times New Roman" w:hAnsi="Times New Roman" w:cs="Times New Roman"/>
            <w:lang w:val="en-GB"/>
          </w:rPr>
          <w:delText>Applications: Centrifugal compressors, wastewater aeration, energy recovery.</w:delText>
        </w:r>
      </w:del>
    </w:p>
    <w:p w14:paraId="688A2A33" w14:textId="77777777" w:rsidR="00E15CA5" w:rsidRPr="001D4F32" w:rsidRDefault="00E15CA5" w:rsidP="00E15CA5">
      <w:pPr>
        <w:numPr>
          <w:ilvl w:val="1"/>
          <w:numId w:val="2"/>
        </w:numPr>
        <w:rPr>
          <w:del w:id="10026" w:author="Claude" w:date="2026-09-02T12:00:00Z"/>
          <w:rFonts w:ascii="Times New Roman" w:hAnsi="Times New Roman" w:cs="Times New Roman"/>
          <w:lang w:val="en-GB"/>
        </w:rPr>
      </w:pPr>
      <w:del w:id="10027" w:author="Claude" w:date="2026-09-02T12:00:00Z">
        <w:r>
          <w:rPr>
            <w:rFonts w:ascii="Times New Roman" w:hAnsi="Times New Roman" w:cs="Times New Roman"/>
            <w:lang w:val="en-GB"/>
          </w:rPr>
          <w:delText>Topology: Low pole-count (2-pole IM, 2/4-pole SPM).</w:delText>
        </w:r>
      </w:del>
    </w:p>
    <w:p w14:paraId="1781C96F" w14:textId="08ED4738" w:rsidR="00E15CA5" w:rsidRPr="001D4F32" w:rsidRDefault="00E15CA5" w:rsidP="00E15CA5">
      <w:pPr>
        <w:numPr>
          <w:ilvl w:val="1"/>
          <w:numId w:val="2"/>
        </w:numPr>
        <w:rPr>
          <w:del w:id="10028" w:author="Claude" w:date="2026-09-02T12:00:00Z"/>
          <w:rFonts w:ascii="Times New Roman" w:hAnsi="Times New Roman" w:cs="Times New Roman"/>
          <w:lang w:val="en-GB"/>
        </w:rPr>
      </w:pPr>
      <w:del w:id="10029" w:author="Claude" w:date="2026-09-02T12:00:00Z">
        <w:r>
          <w:rPr>
            <w:rFonts w:ascii="Times New Roman" w:hAnsi="Times New Roman" w:cs="Times New Roman"/>
            <w:lang w:val="en-GB"/>
          </w:rPr>
          <w:delText xml:space="preserve">Strategy: Use of high-strength carbon fiber (CF) sleeves and moderate frequencies.</w:delText>
        </w:r>
      </w:del>
    </w:p>
    <w:p w14:paraId="6919782B" w14:textId="39C3FD4F" w:rsidR="00E15CA5" w:rsidRPr="001D4F32" w:rsidRDefault="00E15CA5" w:rsidP="00E15CA5">
      <w:pPr>
        <w:numPr>
          <w:ilvl w:val="1"/>
          <w:numId w:val="2"/>
        </w:numPr>
        <w:rPr>
          <w:del w:id="10030" w:author="Claude" w:date="2026-09-02T12:00:00Z"/>
          <w:rFonts w:ascii="Times New Roman" w:hAnsi="Times New Roman" w:cs="Times New Roman"/>
          <w:lang w:val="en-GB"/>
        </w:rPr>
      </w:pPr>
      <w:del w:id="10031" w:author="Claude" w:date="2026-09-02T12:00:00Z">
        <w:r>
          <w:rPr>
            <w:rFonts w:ascii="Times New Roman" w:hAnsi="Times New Roman" w:cs="Times New Roman"/>
            <w:lang w:val="en-GB"/>
          </w:rPr>
          <w:delText xml:space="preserve">Power electronics: Compatibility with high-power IGBT converters.</w:delText>
        </w:r>
      </w:del>
    </w:p>
    <w:p w14:paraId="11240974" w14:textId="28FF6823" w:rsidR="00E15CA5" w:rsidRPr="001D4F32" w:rsidRDefault="00E15CA5" w:rsidP="00E15CA5">
      <w:pPr>
        <w:numPr>
          <w:ilvl w:val="0"/>
          <w:numId w:val="2"/>
        </w:numPr>
        <w:rPr>
          <w:del w:id="10032" w:author="Claude" w:date="2026-09-02T12:00:00Z"/>
          <w:rFonts w:ascii="Times New Roman" w:hAnsi="Times New Roman" w:cs="Times New Roman"/>
          <w:lang w:val="en-GB"/>
        </w:rPr>
      </w:pPr>
      <w:del w:id="10033" w:author="Claude" w:date="2026-09-02T12:00:00Z">
        <w:r>
          <w:rPr>
            <w:rFonts w:ascii="Times New Roman" w:hAnsi="Times New Roman" w:cs="Times New Roman"/>
            <w:b/>
            <w:bCs/>
            <w:lang w:val="en-GB"/>
          </w:rPr>
          <w:delText xml:space="preserve">1.2.2 High-specific-power HS machines (The "mobile" approach)</w:delText>
        </w:r>
      </w:del>
    </w:p>
    <w:p w14:paraId="2E8B55F9" w14:textId="0DADEFD6" w:rsidR="00E15CA5" w:rsidRPr="001D4F32" w:rsidRDefault="00E15CA5" w:rsidP="00E15CA5">
      <w:pPr>
        <w:numPr>
          <w:ilvl w:val="1"/>
          <w:numId w:val="2"/>
        </w:numPr>
        <w:rPr>
          <w:del w:id="10034" w:author="Claude" w:date="2026-09-02T12:00:00Z"/>
          <w:rFonts w:ascii="Times New Roman" w:hAnsi="Times New Roman" w:cs="Times New Roman"/>
          <w:lang w:val="en-GB"/>
        </w:rPr>
      </w:pPr>
      <w:del w:id="10035" w:author="Claude" w:date="2026-09-02T12:00:00Z">
        <w:r>
          <w:rPr>
            <w:rFonts w:ascii="Times New Roman" w:hAnsi="Times New Roman" w:cs="Times New Roman"/>
            <w:lang w:val="en-GB"/>
          </w:rPr>
          <w:delText xml:space="preserve">Applications: EV Traction, aerospace propulsion, turbo-compounding.</w:delText>
        </w:r>
      </w:del>
    </w:p>
    <w:p w14:paraId="326DF917" w14:textId="34715F9B" w:rsidR="00E15CA5" w:rsidRPr="001D4F32" w:rsidRDefault="00E15CA5" w:rsidP="00E15CA5">
      <w:pPr>
        <w:numPr>
          <w:ilvl w:val="1"/>
          <w:numId w:val="2"/>
        </w:numPr>
        <w:rPr>
          <w:del w:id="10036" w:author="Claude" w:date="2026-09-02T12:00:00Z"/>
          <w:rFonts w:ascii="Times New Roman" w:hAnsi="Times New Roman" w:cs="Times New Roman"/>
          <w:lang w:val="en-GB"/>
        </w:rPr>
      </w:pPr>
      <w:del w:id="10037" w:author="Claude" w:date="2026-09-02T12:00:00Z">
        <w:r>
          <w:rPr>
            <w:rFonts w:ascii="Times New Roman" w:hAnsi="Times New Roman" w:cs="Times New Roman"/>
            <w:lang w:val="en-GB"/>
          </w:rPr>
          <w:delText xml:space="preserve">Topology: Multi-pole interior PMSM (IPM) and reluctance-aided designs.</w:delText>
        </w:r>
      </w:del>
    </w:p>
    <w:p w14:paraId="3FF9B3B5" w14:textId="77777777" w:rsidR="00E15CA5" w:rsidRPr="001D4F32" w:rsidRDefault="00E15CA5" w:rsidP="00E15CA5">
      <w:pPr>
        <w:numPr>
          <w:ilvl w:val="1"/>
          <w:numId w:val="2"/>
        </w:numPr>
        <w:rPr>
          <w:del w:id="10038" w:author="Claude" w:date="2026-09-02T12:00:00Z"/>
          <w:rFonts w:ascii="Times New Roman" w:hAnsi="Times New Roman" w:cs="Times New Roman"/>
          <w:lang w:val="en-GB"/>
        </w:rPr>
      </w:pPr>
      <w:del w:id="10039" w:author="Claude" w:date="2026-09-02T12:00:00Z">
        <w:r>
          <w:rPr>
            <w:rFonts w:ascii="Times New Roman" w:hAnsi="Times New Roman" w:cs="Times New Roman"/>
            <w:lang w:val="en-GB"/>
          </w:rPr>
          <w:delText>Strategy: Mass minimization via high pole counts and stator yoke reduction.</w:delText>
        </w:r>
      </w:del>
    </w:p>
    <w:p w14:paraId="6970041D" w14:textId="6E2B71BC" w:rsidR="00E15CA5" w:rsidRPr="001D4F32" w:rsidRDefault="00E15CA5" w:rsidP="00E15CA5">
      <w:pPr>
        <w:numPr>
          <w:ilvl w:val="1"/>
          <w:numId w:val="2"/>
        </w:numPr>
        <w:rPr>
          <w:del w:id="10040" w:author="Claude" w:date="2026-09-02T12:00:00Z"/>
          <w:rFonts w:ascii="Times New Roman" w:hAnsi="Times New Roman" w:cs="Times New Roman"/>
          <w:lang w:val="en-GB"/>
        </w:rPr>
      </w:pPr>
      <w:del w:id="10041" w:author="Claude" w:date="2026-09-02T12:00:00Z">
        <w:r>
          <w:rPr>
            <w:rFonts w:ascii="Times New Roman" w:hAnsi="Times New Roman" w:cs="Times New Roman"/>
            <w:lang w:val="en-GB"/>
          </w:rPr>
          <w:delText xml:space="preserve">Power Electronics: The necessity of wide bandgap (SiC/GaN) for high fundamental frequencies.</w:delText>
        </w:r>
      </w:del>
    </w:p>
    <w:p w14:paraId="095AB2D1" w14:textId="03C42DE1" w:rsidR="00E15CA5" w:rsidRPr="001D4F32" w:rsidRDefault="00E15CA5" w:rsidP="00E15CA5">
      <w:pPr>
        <w:rPr>
          <w:del w:id="10042" w:author="Claude" w:date="2026-09-02T12:00:00Z"/>
          <w:rFonts w:ascii="Times New Roman" w:hAnsi="Times New Roman" w:cs="Times New Roman"/>
          <w:b/>
          <w:bCs/>
          <w:lang w:val="en-GB"/>
        </w:rPr>
      </w:pPr>
      <w:del w:id="10043" w:author="Claude" w:date="2026-09-02T12:00:00Z">
        <w:r>
          <w:rPr>
            <w:rFonts w:ascii="Times New Roman" w:hAnsi="Times New Roman" w:cs="Times New Roman"/>
            <w:b/>
            <w:bCs/>
            <w:lang w:val="en-GB"/>
          </w:rPr>
          <w:delText xml:space="preserve">1.3. Fundamental physical constraints</w:delText>
        </w:r>
      </w:del>
    </w:p>
    <w:p w14:paraId="778AAD13" w14:textId="36114095" w:rsidR="00E15CA5" w:rsidRPr="001D4F32" w:rsidRDefault="00E15CA5" w:rsidP="00E15CA5">
      <w:pPr>
        <w:numPr>
          <w:ilvl w:val="0"/>
          <w:numId w:val="3"/>
        </w:numPr>
        <w:rPr>
          <w:del w:id="10044" w:author="Claude" w:date="2026-09-02T12:00:00Z"/>
          <w:rFonts w:ascii="Times New Roman" w:hAnsi="Times New Roman" w:cs="Times New Roman"/>
          <w:lang w:val="en-GB"/>
        </w:rPr>
      </w:pPr>
      <w:del w:id="10045" w:author="Claude" w:date="2026-09-02T12:00:00Z">
        <w:r>
          <w:rPr>
            <w:rFonts w:ascii="Times New Roman" w:hAnsi="Times New Roman" w:cs="Times New Roman"/>
            <w:b/>
            <w:bCs/>
            <w:lang w:val="en-GB"/>
          </w:rPr>
          <w:delText xml:space="preserve">1.3.1 Mechanical limits: The </w:delText>
        </w:r>
      </w:del>
      <w:del w:id="10046" w:author="Claude" w:date="2026-09-02T12:00:00Z">
        <w:r>
          <w:rPr>
            <w:rFonts w:ascii="Times New Roman" w:hAnsi="Times New Roman" w:cs="Times New Roman"/>
            <w:b/>
            <w:bCs/>
            <w:i/>
            <w:iCs/>
            <w:lang w:val="en-GB"/>
          </w:rPr>
          <w:delText>r</w:delText>
          <w:sym w:font="Symbol" w:char="F057"/>
          <w:delText xml:space="preserve"> </w:delText>
        </w:r>
      </w:del>
      <w:del w:id="10047" w:author="Claude" w:date="2026-09-02T12:00:00Z">
        <w:r>
          <w:rPr>
            <w:rFonts w:ascii="Times New Roman" w:hAnsi="Times New Roman" w:cs="Times New Roman"/>
            <w:b/>
            <w:bCs/>
            <w:vertAlign w:val="superscript"/>
            <w:lang w:val="en-GB"/>
          </w:rPr>
          <w:delText>2</w:delText>
        </w:r>
      </w:del>
      <w:del w:id="10048" w:author="Claude" w:date="2026-09-02T12:00:00Z">
        <w:r>
          <w:rPr>
            <w:rFonts w:ascii="Times New Roman" w:hAnsi="Times New Roman" w:cs="Times New Roman"/>
            <w:b/>
            <w:bCs/>
            <w:lang w:val="en-GB"/>
          </w:rPr>
          <w:delText xml:space="preserve"> wall</w:delText>
        </w:r>
      </w:del>
    </w:p>
    <w:p w14:paraId="1E1EB81A" w14:textId="77777777" w:rsidR="00E15CA5" w:rsidRPr="001D4F32" w:rsidRDefault="00E15CA5" w:rsidP="00E15CA5">
      <w:pPr>
        <w:numPr>
          <w:ilvl w:val="1"/>
          <w:numId w:val="3"/>
        </w:numPr>
        <w:rPr>
          <w:del w:id="10049" w:author="Claude" w:date="2026-09-02T12:00:00Z"/>
          <w:rFonts w:ascii="Times New Roman" w:hAnsi="Times New Roman" w:cs="Times New Roman"/>
          <w:lang w:val="en-GB"/>
        </w:rPr>
      </w:pPr>
      <w:del w:id="10050" w:author="Claude" w:date="2026-09-02T12:00:00Z">
        <w:r>
          <w:rPr>
            <w:rFonts w:ascii="Times New Roman" w:hAnsi="Times New Roman" w:cs="Times New Roman"/>
            <w:lang w:val="en-GB"/>
          </w:rPr>
          <w:delText>Centrifugal stress distribution in solid vs. laminated rotors.</w:delText>
        </w:r>
      </w:del>
    </w:p>
    <w:p w14:paraId="1B897D36" w14:textId="16B79EBE" w:rsidR="00E15CA5" w:rsidRPr="001D4F32" w:rsidRDefault="00E15CA5" w:rsidP="00E15CA5">
      <w:pPr>
        <w:numPr>
          <w:ilvl w:val="1"/>
          <w:numId w:val="3"/>
        </w:numPr>
        <w:rPr>
          <w:del w:id="10051" w:author="Claude" w:date="2026-09-02T12:00:00Z"/>
          <w:rFonts w:ascii="Times New Roman" w:hAnsi="Times New Roman" w:cs="Times New Roman"/>
          <w:lang w:val="en-GB"/>
        </w:rPr>
      </w:pPr>
      <w:del w:id="10052" w:author="Claude" w:date="2026-09-02T12:00:00Z">
        <w:r>
          <w:rPr>
            <w:rFonts w:ascii="Times New Roman" w:hAnsi="Times New Roman" w:cs="Times New Roman"/>
            <w:lang w:val="en-GB"/>
          </w:rPr>
          <w:delText xml:space="preserve">Material fatigue and the "retention system" (sleeves vs. buried magnets).</w:delText>
        </w:r>
      </w:del>
    </w:p>
    <w:p w14:paraId="04954A33" w14:textId="4B1096EB" w:rsidR="00E15CA5" w:rsidRPr="001D4F32" w:rsidRDefault="00E15CA5" w:rsidP="00E15CA5">
      <w:pPr>
        <w:numPr>
          <w:ilvl w:val="0"/>
          <w:numId w:val="3"/>
        </w:numPr>
        <w:rPr>
          <w:del w:id="10053" w:author="Claude" w:date="2026-09-02T12:00:00Z"/>
          <w:rFonts w:ascii="Times New Roman" w:hAnsi="Times New Roman" w:cs="Times New Roman"/>
          <w:lang w:val="en-GB"/>
        </w:rPr>
      </w:pPr>
      <w:del w:id="10054" w:author="Claude" w:date="2026-09-02T12:00:00Z">
        <w:r>
          <w:rPr>
            <w:rFonts w:ascii="Times New Roman" w:hAnsi="Times New Roman" w:cs="Times New Roman"/>
            <w:b/>
            <w:bCs/>
            <w:lang w:val="en-GB"/>
          </w:rPr>
          <w:delText xml:space="preserve">1.3.2 Rotordynamics and critical speeds</w:delText>
        </w:r>
      </w:del>
    </w:p>
    <w:p w14:paraId="6E4C483D" w14:textId="0613B244" w:rsidR="00E15CA5" w:rsidRPr="001D4F32" w:rsidRDefault="00E15CA5" w:rsidP="00E15CA5">
      <w:pPr>
        <w:numPr>
          <w:ilvl w:val="1"/>
          <w:numId w:val="3"/>
        </w:numPr>
        <w:rPr>
          <w:del w:id="10055" w:author="Claude" w:date="2026-09-02T12:00:00Z"/>
          <w:rFonts w:ascii="Times New Roman" w:hAnsi="Times New Roman" w:cs="Times New Roman"/>
          <w:lang w:val="en-GB"/>
        </w:rPr>
      </w:pPr>
      <w:del w:id="10056" w:author="Claude" w:date="2026-09-02T12:00:00Z">
        <w:r>
          <w:rPr>
            <w:rFonts w:ascii="Times New Roman" w:hAnsi="Times New Roman" w:cs="Times New Roman"/>
            <w:lang w:val="en-GB"/>
          </w:rPr>
          <w:delText xml:space="preserve">The </w:delText>
        </w:r>
      </w:del>
      <w:del w:id="10057" w:author="Claude" w:date="2026-09-02T12:00:00Z">
        <w:r>
          <w:rPr>
            <w:rFonts w:ascii="Times New Roman" w:hAnsi="Times New Roman" w:cs="Times New Roman"/>
            <w:i/>
            <w:iCs/>
            <w:lang w:val="en-GB"/>
          </w:rPr>
          <w:delText>l/D</w:delText>
        </w:r>
      </w:del>
      <w:del w:id="10058" w:author="Claude" w:date="2026-09-02T12:00:00Z">
        <w:r>
          <w:rPr>
            <w:rFonts w:ascii="Times New Roman" w:hAnsi="Times New Roman" w:cs="Times New Roman"/>
            <w:lang w:val="en-GB"/>
          </w:rPr>
          <w:delText xml:space="preserve"> ratio challenge: Why HS machines are often "long and thin."</w:delText>
        </w:r>
      </w:del>
    </w:p>
    <w:p w14:paraId="7F7C3176" w14:textId="78012C4E" w:rsidR="00E15CA5" w:rsidRPr="001D4F32" w:rsidRDefault="00E15CA5" w:rsidP="00E15CA5">
      <w:pPr>
        <w:numPr>
          <w:ilvl w:val="1"/>
          <w:numId w:val="3"/>
        </w:numPr>
        <w:rPr>
          <w:del w:id="10059" w:author="Claude" w:date="2026-09-02T12:00:00Z"/>
          <w:rFonts w:ascii="Times New Roman" w:hAnsi="Times New Roman" w:cs="Times New Roman"/>
          <w:lang w:val="en-GB"/>
        </w:rPr>
      </w:pPr>
      <w:del w:id="10060" w:author="Claude" w:date="2026-09-02T12:00:00Z">
        <w:r>
          <w:rPr>
            <w:rFonts w:ascii="Times New Roman" w:hAnsi="Times New Roman" w:cs="Times New Roman"/>
            <w:lang w:val="en-GB"/>
          </w:rPr>
          <w:delText xml:space="preserve">Bearing technologies: From ball bearings to active magnetic bearings (AMB).</w:delText>
        </w:r>
      </w:del>
    </w:p>
    <w:p w14:paraId="5A826BE2" w14:textId="5C82F7AC" w:rsidR="00E15CA5" w:rsidRPr="001D4F32" w:rsidRDefault="00E15CA5" w:rsidP="00E15CA5">
      <w:pPr>
        <w:numPr>
          <w:ilvl w:val="0"/>
          <w:numId w:val="3"/>
        </w:numPr>
        <w:rPr>
          <w:del w:id="10061" w:author="Claude" w:date="2026-09-02T12:00:00Z"/>
          <w:rFonts w:ascii="Times New Roman" w:hAnsi="Times New Roman" w:cs="Times New Roman"/>
          <w:lang w:val="en-GB"/>
        </w:rPr>
      </w:pPr>
      <w:del w:id="10062" w:author="Claude" w:date="2026-09-02T12:00:00Z">
        <w:r>
          <w:rPr>
            <w:rFonts w:ascii="Times New Roman" w:hAnsi="Times New Roman" w:cs="Times New Roman"/>
            <w:b/>
            <w:bCs/>
            <w:lang w:val="en-GB"/>
          </w:rPr>
          <w:delText xml:space="preserve">1.3.3 Aerodynamic and windage losses</w:delText>
        </w:r>
      </w:del>
    </w:p>
    <w:p w14:paraId="5871AC38" w14:textId="4D7A7D56" w:rsidR="00E15CA5" w:rsidRPr="001D4F32" w:rsidRDefault="00E15CA5" w:rsidP="00E15CA5">
      <w:pPr>
        <w:numPr>
          <w:ilvl w:val="1"/>
          <w:numId w:val="3"/>
        </w:numPr>
        <w:rPr>
          <w:del w:id="10063" w:author="Claude" w:date="2026-09-02T12:00:00Z"/>
          <w:rFonts w:ascii="Times New Roman" w:hAnsi="Times New Roman" w:cs="Times New Roman"/>
          <w:lang w:val="en-GB"/>
        </w:rPr>
      </w:pPr>
      <w:del w:id="10064" w:author="Claude" w:date="2026-09-02T12:00:00Z">
        <w:r>
          <w:rPr>
            <w:rFonts w:ascii="Times New Roman" w:hAnsi="Times New Roman" w:cs="Times New Roman"/>
            <w:lang w:val="en-GB"/>
          </w:rPr>
          <w:delText xml:space="preserve">Turbulence in the air gap and the </w:delText>
        </w:r>
      </w:del>
      <w:del w:id="10065" w:author="Claude" w:date="2026-09-02T12:00:00Z">
        <w:r>
          <w:rPr>
            <w:rFonts w:ascii="Times New Roman" w:hAnsi="Times New Roman" w:cs="Times New Roman"/>
            <w:i/>
            <w:iCs/>
            <w:lang w:val="en-GB"/>
          </w:rPr>
          <w:sym w:font="Symbol" w:char="F057"/>
        </w:r>
      </w:del>
      <w:del w:id="10066" w:author="Claude" w:date="2026-09-02T12:00:00Z">
        <w:r>
          <w:rPr>
            <w:rFonts w:ascii="Times New Roman" w:hAnsi="Times New Roman" w:cs="Times New Roman"/>
            <w:vertAlign w:val="superscript"/>
            <w:lang w:val="en-GB"/>
          </w:rPr>
          <w:delText xml:space="preserve"> 3</w:delText>
        </w:r>
      </w:del>
      <w:del w:id="10067" w:author="Claude" w:date="2026-09-02T12:00:00Z">
        <w:r>
          <w:rPr>
            <w:rFonts w:ascii="Times New Roman" w:hAnsi="Times New Roman" w:cs="Times New Roman"/>
            <w:lang w:val="en-GB"/>
          </w:rPr>
          <w:delText xml:space="preserve"> loss scaling.</w:delText>
        </w:r>
      </w:del>
    </w:p>
    <w:p w14:paraId="1BE8C87F" w14:textId="53A46B99" w:rsidR="00E15CA5" w:rsidRPr="001D4F32" w:rsidRDefault="00E15CA5" w:rsidP="00E15CA5">
      <w:pPr>
        <w:rPr>
          <w:del w:id="10068" w:author="Claude" w:date="2026-09-02T12:00:00Z"/>
          <w:rFonts w:ascii="Times New Roman" w:hAnsi="Times New Roman" w:cs="Times New Roman"/>
          <w:b/>
          <w:bCs/>
          <w:lang w:val="en-GB"/>
        </w:rPr>
      </w:pPr>
      <w:del w:id="10069" w:author="Claude" w:date="2026-09-02T12:00:00Z">
        <w:r>
          <w:rPr>
            <w:rFonts w:ascii="Times New Roman" w:hAnsi="Times New Roman" w:cs="Times New Roman"/>
            <w:b/>
            <w:bCs/>
            <w:lang w:val="en-GB"/>
          </w:rPr>
          <w:delText xml:space="preserve">1.4. The Role of the power electronic interface</w:delText>
        </w:r>
      </w:del>
    </w:p>
    <w:p w14:paraId="4C60760B" w14:textId="2C89B037" w:rsidR="00E15CA5" w:rsidRPr="001D4F32" w:rsidRDefault="00E15CA5" w:rsidP="00E15CA5">
      <w:pPr>
        <w:numPr>
          <w:ilvl w:val="0"/>
          <w:numId w:val="4"/>
        </w:numPr>
        <w:rPr>
          <w:del w:id="10070" w:author="Claude" w:date="2026-09-02T12:00:00Z"/>
          <w:rFonts w:ascii="Times New Roman" w:hAnsi="Times New Roman" w:cs="Times New Roman"/>
          <w:lang w:val="en-GB"/>
        </w:rPr>
      </w:pPr>
      <w:del w:id="10071" w:author="Claude" w:date="2026-09-02T12:00:00Z">
        <w:r>
          <w:rPr>
            <w:rFonts w:ascii="Times New Roman" w:hAnsi="Times New Roman" w:cs="Times New Roman"/>
            <w:b/>
            <w:bCs/>
            <w:lang w:val="en-GB"/>
          </w:rPr>
          <w:delText xml:space="preserve">1.4.1 Switching frequency vs. fundamental frequency</w:delText>
        </w:r>
      </w:del>
    </w:p>
    <w:p w14:paraId="2B9D6FE5" w14:textId="33079877" w:rsidR="00E15CA5" w:rsidRPr="001D4F32" w:rsidRDefault="00E15CA5" w:rsidP="00E15CA5">
      <w:pPr>
        <w:numPr>
          <w:ilvl w:val="1"/>
          <w:numId w:val="4"/>
        </w:numPr>
        <w:rPr>
          <w:del w:id="10072" w:author="Claude" w:date="2026-09-02T12:00:00Z"/>
          <w:rFonts w:ascii="Times New Roman" w:hAnsi="Times New Roman" w:cs="Times New Roman"/>
          <w:lang w:val="en-GB"/>
        </w:rPr>
      </w:pPr>
      <w:del w:id="10073" w:author="Claude" w:date="2026-09-02T12:00:00Z">
        <w:r>
          <w:rPr>
            <w:rFonts w:ascii="Times New Roman" w:hAnsi="Times New Roman" w:cs="Times New Roman"/>
            <w:lang w:val="en-GB"/>
          </w:rPr>
          <w:delText xml:space="preserve">The </w:delText>
        </w:r>
      </w:del>
      <w:del w:id="10074" w:author="Claude" w:date="2026-09-02T12:00:00Z">
        <w:r>
          <w:rPr>
            <w:rFonts w:ascii="Times New Roman" w:hAnsi="Times New Roman" w:cs="Times New Roman"/>
            <w:i/>
            <w:iCs/>
            <w:lang w:val="en-GB"/>
          </w:rPr>
          <w:delText>f</w:delText>
        </w:r>
      </w:del>
      <w:del w:id="10075" w:author="Claude" w:date="2026-09-02T12:00:00Z">
        <w:r>
          <w:rPr>
            <w:rFonts w:ascii="Times New Roman" w:hAnsi="Times New Roman" w:cs="Times New Roman"/>
            <w:vertAlign w:val="subscript"/>
            <w:lang w:val="en-GB"/>
          </w:rPr>
          <w:delText>sw</w:delText>
        </w:r>
      </w:del>
      <w:del w:id="10076" w:author="Claude" w:date="2026-09-02T12:00:00Z">
        <w:r>
          <w:rPr>
            <w:rFonts w:ascii="Times New Roman" w:hAnsi="Times New Roman" w:cs="Times New Roman"/>
            <w:lang w:val="en-GB"/>
          </w:rPr>
          <w:delText>/</w:delText>
        </w:r>
      </w:del>
      <w:del w:id="10077" w:author="Claude" w:date="2026-09-02T12:00:00Z">
        <w:r>
          <w:rPr>
            <w:rFonts w:ascii="Times New Roman" w:hAnsi="Times New Roman" w:cs="Times New Roman"/>
            <w:i/>
            <w:iCs/>
            <w:lang w:val="en-GB"/>
          </w:rPr>
          <w:delText>f</w:delText>
        </w:r>
      </w:del>
      <w:del w:id="10078" w:author="Claude" w:date="2026-09-02T12:00:00Z">
        <w:r>
          <w:rPr>
            <w:rFonts w:ascii="Times New Roman" w:hAnsi="Times New Roman" w:cs="Times New Roman"/>
            <w:vertAlign w:val="subscript"/>
            <w:lang w:val="en-GB"/>
          </w:rPr>
          <w:delText>1</w:delText>
        </w:r>
      </w:del>
      <w:del w:id="10079" w:author="Claude" w:date="2026-09-02T12:00:00Z">
        <w:r>
          <w:rPr>
            <w:rFonts w:ascii="Times New Roman" w:hAnsi="Times New Roman" w:cs="Times New Roman"/>
            <w:lang w:val="en-GB"/>
          </w:rPr>
          <w:delText xml:space="preserve"> ratio and its impact on current THD and rotor heating.</w:delText>
        </w:r>
      </w:del>
    </w:p>
    <w:p w14:paraId="51DA6D3F" w14:textId="2B87DCB5" w:rsidR="00E15CA5" w:rsidRPr="001D4F32" w:rsidRDefault="00E15CA5" w:rsidP="00E15CA5">
      <w:pPr>
        <w:numPr>
          <w:ilvl w:val="0"/>
          <w:numId w:val="4"/>
        </w:numPr>
        <w:rPr>
          <w:del w:id="10080" w:author="Claude" w:date="2026-09-02T12:00:00Z"/>
          <w:rFonts w:ascii="Times New Roman" w:hAnsi="Times New Roman" w:cs="Times New Roman"/>
          <w:lang w:val="en-GB"/>
        </w:rPr>
      </w:pPr>
      <w:del w:id="10081" w:author="Claude" w:date="2026-09-02T12:00:00Z">
        <w:r>
          <w:rPr>
            <w:rFonts w:ascii="Times New Roman" w:hAnsi="Times New Roman" w:cs="Times New Roman"/>
            <w:b/>
            <w:bCs/>
            <w:lang w:val="en-GB"/>
          </w:rPr>
          <w:delText xml:space="preserve">1.4.2 The silicon carbide (SiC) catalyst</w:delText>
        </w:r>
      </w:del>
    </w:p>
    <w:p w14:paraId="439DE78C" w14:textId="77777777" w:rsidR="00E15CA5" w:rsidRPr="001D4F32" w:rsidRDefault="00E15CA5" w:rsidP="00E15CA5">
      <w:pPr>
        <w:numPr>
          <w:ilvl w:val="1"/>
          <w:numId w:val="4"/>
        </w:numPr>
        <w:rPr>
          <w:del w:id="10082" w:author="Claude" w:date="2026-09-02T12:00:00Z"/>
          <w:rFonts w:ascii="Times New Roman" w:hAnsi="Times New Roman" w:cs="Times New Roman"/>
          <w:lang w:val="en-GB"/>
        </w:rPr>
      </w:pPr>
      <w:del w:id="10083" w:author="Claude" w:date="2026-09-02T12:00:00Z">
        <w:r>
          <w:rPr>
            <w:rFonts w:ascii="Times New Roman" w:hAnsi="Times New Roman" w:cs="Times New Roman"/>
            <w:lang w:val="en-GB"/>
          </w:rPr>
          <w:lastRenderedPageBreak/>
          <w:delText>How WBG devices solved the "Frequency Bottleneck" for high-pole-count traction motors.</w:delText>
        </w:r>
      </w:del>
    </w:p>
    <w:p w14:paraId="1BC8C1A6" w14:textId="3B63B42A" w:rsidR="00E15CA5" w:rsidRPr="001D4F32" w:rsidRDefault="00E15CA5" w:rsidP="00E15CA5">
      <w:pPr>
        <w:rPr>
          <w:del w:id="10084" w:author="Claude" w:date="2026-09-02T12:00:00Z"/>
          <w:rFonts w:ascii="Times New Roman" w:hAnsi="Times New Roman" w:cs="Times New Roman"/>
          <w:b/>
          <w:bCs/>
          <w:lang w:val="en-GB"/>
        </w:rPr>
      </w:pPr>
      <w:del w:id="10085" w:author="Claude" w:date="2026-09-02T12:00:00Z">
        <w:r>
          <w:rPr>
            <w:rFonts w:ascii="Times New Roman" w:hAnsi="Times New Roman" w:cs="Times New Roman"/>
            <w:b/>
            <w:bCs/>
            <w:lang w:val="en-GB"/>
          </w:rPr>
          <w:delText xml:space="preserve">1.5. Scaling laws and dimensional analysis</w:delText>
        </w:r>
      </w:del>
    </w:p>
    <w:p w14:paraId="7FB9C455" w14:textId="38173A7D" w:rsidR="00E15CA5" w:rsidRPr="001D4F32" w:rsidRDefault="00E15CA5" w:rsidP="00E15CA5">
      <w:pPr>
        <w:numPr>
          <w:ilvl w:val="0"/>
          <w:numId w:val="5"/>
        </w:numPr>
        <w:rPr>
          <w:del w:id="10086" w:author="Claude" w:date="2026-09-02T12:00:00Z"/>
          <w:rFonts w:ascii="Times New Roman" w:hAnsi="Times New Roman" w:cs="Times New Roman"/>
          <w:lang w:val="en-GB"/>
        </w:rPr>
      </w:pPr>
      <w:del w:id="10087" w:author="Claude" w:date="2026-09-02T12:00:00Z">
        <w:r>
          <w:rPr>
            <w:rFonts w:ascii="Times New Roman" w:hAnsi="Times New Roman" w:cs="Times New Roman"/>
            <w:b/>
            <w:bCs/>
            <w:lang w:val="en-GB"/>
          </w:rPr>
          <w:delText xml:space="preserve">1.5.1 Power density vs. speed</w:delText>
        </w:r>
      </w:del>
    </w:p>
    <w:p w14:paraId="14ADF894" w14:textId="77777777" w:rsidR="00E15CA5" w:rsidRPr="001D4F32" w:rsidRDefault="00E15CA5" w:rsidP="00E15CA5">
      <w:pPr>
        <w:numPr>
          <w:ilvl w:val="1"/>
          <w:numId w:val="5"/>
        </w:numPr>
        <w:rPr>
          <w:del w:id="10088" w:author="Claude" w:date="2026-09-02T12:00:00Z"/>
          <w:rFonts w:ascii="Times New Roman" w:hAnsi="Times New Roman" w:cs="Times New Roman"/>
          <w:lang w:val="en-GB"/>
        </w:rPr>
      </w:pPr>
      <w:del w:id="10089" w:author="Claude" w:date="2026-09-02T12:00:00Z">
        <w:r>
          <w:rPr>
            <w:rFonts w:ascii="Times New Roman" w:hAnsi="Times New Roman" w:cs="Times New Roman"/>
            <w:lang w:val="en-GB"/>
          </w:rPr>
          <w:delText>How the "Size of the Machine" scales with $\omega$—and where the law of diminishing returns begins.</w:delText>
        </w:r>
      </w:del>
    </w:p>
    <w:p w14:paraId="7125F771" w14:textId="1BD8D2A2" w:rsidR="00E15CA5" w:rsidRPr="001D4F32" w:rsidRDefault="00E15CA5" w:rsidP="00E15CA5">
      <w:pPr>
        <w:numPr>
          <w:ilvl w:val="0"/>
          <w:numId w:val="5"/>
        </w:numPr>
        <w:rPr>
          <w:del w:id="10090" w:author="Claude" w:date="2026-09-02T12:00:00Z"/>
          <w:rFonts w:ascii="Times New Roman" w:hAnsi="Times New Roman" w:cs="Times New Roman"/>
          <w:lang w:val="en-GB"/>
        </w:rPr>
      </w:pPr>
      <w:del w:id="10091" w:author="Claude" w:date="2026-09-02T12:00:00Z">
        <w:r>
          <w:rPr>
            <w:rFonts w:ascii="Times New Roman" w:hAnsi="Times New Roman" w:cs="Times New Roman"/>
            <w:b/>
            <w:bCs/>
            <w:lang w:val="en-GB"/>
          </w:rPr>
          <w:delText xml:space="preserve">1.5.2 Thermal scaling</w:delText>
        </w:r>
      </w:del>
    </w:p>
    <w:p w14:paraId="5892944C" w14:textId="77777777" w:rsidR="00E15CA5" w:rsidRPr="001D4F32" w:rsidRDefault="00E15CA5" w:rsidP="00E15CA5">
      <w:pPr>
        <w:numPr>
          <w:ilvl w:val="1"/>
          <w:numId w:val="5"/>
        </w:numPr>
        <w:rPr>
          <w:del w:id="10092" w:author="Claude" w:date="2026-09-02T12:00:00Z"/>
          <w:rFonts w:ascii="Times New Roman" w:hAnsi="Times New Roman" w:cs="Times New Roman"/>
          <w:lang w:val="en-GB"/>
        </w:rPr>
      </w:pPr>
      <w:del w:id="10093" w:author="Claude" w:date="2026-09-02T12:00:00Z">
        <w:r>
          <w:rPr>
            <w:rFonts w:ascii="Times New Roman" w:hAnsi="Times New Roman" w:cs="Times New Roman"/>
            <w:lang w:val="en-GB"/>
          </w:rPr>
          <w:delText>The challenge of removing heat from a shrinking surface area.</w:delText>
        </w:r>
      </w:del>
    </w:p>
    <w:p w14:paraId="0A501755" w14:textId="2C176852" w:rsidR="00E15CA5" w:rsidRPr="001D4F32" w:rsidRDefault="00E15CA5" w:rsidP="00E15CA5">
      <w:pPr>
        <w:rPr>
          <w:del w:id="10094" w:author="Claude" w:date="2026-09-02T12:00:00Z"/>
          <w:rFonts w:ascii="Times New Roman" w:hAnsi="Times New Roman" w:cs="Times New Roman"/>
          <w:b/>
          <w:bCs/>
          <w:lang w:val="en-GB"/>
        </w:rPr>
      </w:pPr>
      <w:del w:id="10095" w:author="Claude" w:date="2026-09-02T12:00:00Z">
        <w:r>
          <w:rPr>
            <w:rFonts w:ascii="Times New Roman" w:hAnsi="Times New Roman" w:cs="Times New Roman"/>
            <w:b/>
            <w:bCs/>
            <w:lang w:val="en-GB"/>
          </w:rPr>
          <w:delText xml:space="preserve">1.6. Summary: Framing the design challenges ahead</w:delText>
        </w:r>
      </w:del>
    </w:p>
    <w:p w14:paraId="3D9BC4B0" w14:textId="77777777" w:rsidR="00E15CA5" w:rsidRPr="001D4F32" w:rsidRDefault="00E15CA5" w:rsidP="00E15CA5">
      <w:pPr>
        <w:numPr>
          <w:ilvl w:val="0"/>
          <w:numId w:val="6"/>
        </w:numPr>
        <w:rPr>
          <w:del w:id="10096" w:author="Claude" w:date="2026-09-02T12:00:00Z"/>
          <w:rFonts w:ascii="Times New Roman" w:hAnsi="Times New Roman" w:cs="Times New Roman"/>
          <w:lang w:val="en-GB"/>
        </w:rPr>
      </w:pPr>
      <w:del w:id="10097" w:author="Claude" w:date="2026-09-02T12:00:00Z">
        <w:r>
          <w:rPr>
            <w:rFonts w:ascii="Times New Roman" w:hAnsi="Times New Roman" w:cs="Times New Roman"/>
            <w:lang w:val="en-GB"/>
          </w:rPr>
          <w:delText>Identifying the "High-Speed Trilemma" (Electromagnetic, Mechanical, Thermal).</w:delText>
        </w:r>
      </w:del>
    </w:p>
    <w:p w14:paraId="1BD55F3E" w14:textId="77777777" w:rsidR="00E15CA5" w:rsidRPr="001D4F32" w:rsidRDefault="00E15CA5" w:rsidP="00E15CA5">
      <w:pPr>
        <w:numPr>
          <w:ilvl w:val="0"/>
          <w:numId w:val="6"/>
        </w:numPr>
        <w:rPr>
          <w:del w:id="10098" w:author="Claude" w:date="2026-09-02T12:00:00Z"/>
          <w:rFonts w:ascii="Times New Roman" w:hAnsi="Times New Roman" w:cs="Times New Roman"/>
          <w:lang w:val="en-GB"/>
        </w:rPr>
      </w:pPr>
      <w:del w:id="10099" w:author="Claude" w:date="2026-09-02T12:00:00Z">
        <w:r>
          <w:rPr>
            <w:rFonts w:ascii="Times New Roman" w:hAnsi="Times New Roman" w:cs="Times New Roman"/>
            <w:lang w:val="en-GB"/>
          </w:rPr>
          <w:delText>Roadmap of the following book chapters.</w:delText>
        </w:r>
      </w:del>
    </w:p>
    <w:p w14:paraId="6317AD39" w14:textId="70343ADE" w:rsidR="00E15CA5" w:rsidRPr="001D4F32" w:rsidRDefault="00E15CA5">
      <w:pPr>
        <w:rPr>
          <w:rFonts w:ascii="Times New Roman" w:hAnsi="Times New Roman" w:cs="Times New Roman"/>
          <w:b/>
          <w:bCs/>
          <w:lang w:val="en-GB"/>
        </w:rPr>
      </w:pPr>
      <w:r>
        <w:rPr>
          <w:rFonts w:ascii="Times New Roman" w:hAnsi="Times New Roman" w:cs="Times New Roman"/>
          <w:b/>
          <w:bCs/>
          <w:lang w:val="en-GB"/>
        </w:rPr>
        <w:br w:type="page"/>
      </w:r>
    </w:p>
    <w:p w14:paraId="1EC33A15" w14:textId="77777777" w:rsidR="00E15CA5" w:rsidRPr="001D4F32" w:rsidRDefault="00E15CA5" w:rsidP="00D1084C">
      <w:pPr>
        <w:rPr>
          <w:rFonts w:ascii="Times New Roman" w:hAnsi="Times New Roman" w:cs="Times New Roman"/>
          <w:b/>
          <w:bCs/>
          <w:lang w:val="en-GB"/>
        </w:rPr>
      </w:pPr>
    </w:p>
    <w:p w14:paraId="2309C5B0" w14:textId="77777777" w:rsidR="00E15CA5" w:rsidRPr="001D4F32" w:rsidRDefault="00E15CA5" w:rsidP="00371BF1">
      <w:pPr>
        <w:pStyle w:val="Balk2"/>
        <w:rPr>
          <w:rFonts w:ascii="Times New Roman" w:hAnsi="Times New Roman" w:cs="Times New Roman"/>
          <w:lang w:val="en-GB"/>
        </w:rPr>
      </w:pPr>
      <w:r>
        <w:rPr>
          <w:rFonts w:ascii="Times New Roman" w:hAnsi="Times New Roman" w:cs="Times New Roman"/>
          <w:lang w:val="en-GB"/>
        </w:rPr>
        <w:t>1.1 Introduction: The High-Speed Landscape</w:t>
      </w:r>
    </w:p>
    <w:p w14:paraId="2DC2EE4A" w14:textId="77777777" w:rsidR="00D1084C" w:rsidRPr="001D4F32" w:rsidRDefault="00D1084C" w:rsidP="00D1084C">
      <w:pPr>
        <w:rPr>
          <w:rFonts w:ascii="Times New Roman" w:hAnsi="Times New Roman" w:cs="Times New Roman"/>
          <w:lang w:val="en-GB"/>
        </w:rPr>
      </w:pPr>
      <w:r>
        <w:rPr>
          <w:rFonts w:ascii="Times New Roman" w:hAnsi="Times New Roman" w:cs="Times New Roman"/>
          <w:lang w:val="en-GB"/>
        </w:rPr>
        <w:t>High-speed electrical machine design is the art of balancing four mutually exclusive demands: mechanical integrity, electromagnetic efficiency, thermal management, and power electronic feasibility. While a standard 50/60 Hz machine can be designed using established rules of thumb, a high-speed machine exists at the edge of material and switching limits. At these velocities, a 1% change in rotor diameter can lead to catastrophic mechanical failure or a non-linear surge in windage losses; similarly, a slight increase in pole count to save stator mass can push the inverter beyond its stable switching limit.</w:t>
      </w:r>
    </w:p>
    <w:p w14:paraId="67A2B6E1" w14:textId="72777FDB" w:rsidR="00D1084C" w:rsidRPr="001D4F32" w:rsidRDefault="00D1084C" w:rsidP="00D1084C">
      <w:pPr>
        <w:rPr>
          <w:rFonts w:ascii="Times New Roman" w:hAnsi="Times New Roman" w:cs="Times New Roman"/>
          <w:lang w:val="en-GB"/>
        </w:rPr>
      </w:pPr>
      <w:r>
        <w:rPr>
          <w:rFonts w:ascii="Times New Roman" w:hAnsi="Times New Roman" w:cs="Times New Roman"/>
          <w:lang w:val="en-GB"/>
        </w:rPr>
        <w:t xml:space="preserve">The speed of a high-speed machine is not merely a </w:t>
      </w:r>
      <w:del w:id="10100" w:author="Claude" w:date="2026-09-02T12:00:00Z">
        <w:r>
          <w:rPr>
            <w:rFonts w:ascii="Times New Roman" w:hAnsi="Times New Roman" w:cs="Times New Roman"/>
            <w:lang w:val="en-GB"/>
          </w:rPr>
          <w:delText xml:space="preserve">mechanical rpm value</w:delText>
        </w:r>
      </w:del>
      <w:ins w:id="10101" w:author="Claude" w:date="2026-09-02T12:00:00Z">
        <w:r>
          <w:rPr>
            <w:rFonts w:ascii="Times New Roman" w:hAnsi="Times New Roman" w:cs="Times New Roman"/>
            <w:lang w:val="en-GB"/>
          </w:rPr>
          <w:t xml:space="preserve">mechanical r/min value</w:t>
        </w:r>
      </w:ins>
      <w:r>
        <w:rPr>
          <w:rFonts w:ascii="Times New Roman" w:hAnsi="Times New Roman" w:cs="Times New Roman"/>
          <w:lang w:val="en-GB"/>
        </w:rPr>
        <w:t xml:space="preserve">; it is an electrical frequency challenge. The relationship between mechanical speed (</w:t>
      </w:r>
      <w:r>
        <w:rPr>
          <w:rFonts w:ascii="Times New Roman" w:hAnsi="Times New Roman" w:cs="Times New Roman"/>
          <w:i/>
          <w:iCs/>
          <w:lang w:val="en-GB"/>
        </w:rPr>
        <w:t>n</w:t>
      </w:r>
      <w:r>
        <w:rPr>
          <w:rFonts w:ascii="Times New Roman" w:hAnsi="Times New Roman" w:cs="Times New Roman"/>
          <w:lang w:val="en-GB"/>
        </w:rPr>
        <w:t xml:space="preserve"> in r/min) and fundamental frequency (</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is governed by the pole-pair number (</w:t>
      </w:r>
      <w:r>
        <w:rPr>
          <w:rFonts w:ascii="Times New Roman" w:hAnsi="Times New Roman" w:cs="Times New Roman"/>
          <w:i/>
          <w:iCs/>
          <w:lang w:val="en-GB"/>
        </w:rPr>
        <w:t>p</w:t>
      </w:r>
      <w:r>
        <w:rPr>
          <w:rFonts w:ascii="Times New Roman" w:hAnsi="Times New Roman" w:cs="Times New Roman"/>
          <w:lang w:val="en-GB"/>
        </w:rPr>
        <w:t>):</w:t>
      </w:r>
    </w:p>
    <w:p w14:paraId="684ED27E" w14:textId="291DE044" w:rsidR="00D1084C" w:rsidRPr="001D4F32" w:rsidRDefault="00000000" w:rsidP="000F1BC8">
      <w:pPr>
        <w:ind w:firstLine="1304"/>
        <w:rPr>
          <w:rFonts w:ascii="Times New Roman"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f</m:t>
            </m:r>
          </m:e>
          <m:sub>
            <m:r>
              <m:rPr>
                <m:sty m:val="p"/>
              </m:rPr>
              <w:rPr>
                <w:rFonts w:ascii="Cambria Math" w:hAnsi="Cambria Math" w:cs="Times New Roman"/>
                <w:lang w:val="en-GB"/>
              </w:rPr>
              <m:t>s</m:t>
            </m:r>
          </m:sub>
        </m:sSub>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np</m:t>
            </m:r>
          </m:num>
          <m:den>
            <m:r>
              <w:rPr>
                <w:rFonts w:ascii="Cambria Math" w:hAnsi="Cambria Math" w:cs="Times New Roman"/>
                <w:lang w:val="en-GB"/>
              </w:rPr>
              <m:t>60</m:t>
            </m:r>
          </m:den>
        </m:f>
      </m:oMath>
      <w:r>
        <w:rPr>
          <w:rFonts w:ascii="Times New Roman" w:eastAsiaTheme="minorEastAsia" w:hAnsi="Times New Roman" w:cs="Times New Roman"/>
          <w:lang w:val="en-GB"/>
        </w:rPr>
        <w:t>.</w:t>
      </w:r>
    </w:p>
    <w:p w14:paraId="32EE162C" w14:textId="1C4047DC" w:rsidR="00D1084C" w:rsidRPr="001D4F32" w:rsidRDefault="00D1084C" w:rsidP="00D1084C">
      <w:pPr>
        <w:rPr>
          <w:rFonts w:ascii="Times New Roman" w:hAnsi="Times New Roman" w:cs="Times New Roman"/>
          <w:lang w:val="en-GB"/>
        </w:rPr>
      </w:pPr>
      <w:r>
        <w:rPr>
          <w:rFonts w:ascii="Times New Roman" w:hAnsi="Times New Roman" w:cs="Times New Roman"/>
          <w:lang w:val="en-GB"/>
        </w:rPr>
        <w:t xml:space="preserve">In traditional industrial high-speed machines, designers often favor a low pole count (</w:t>
      </w:r>
      <w:r>
        <w:rPr>
          <w:rFonts w:ascii="Times New Roman" w:hAnsi="Times New Roman" w:cs="Times New Roman"/>
          <w:i/>
          <w:iCs/>
          <w:lang w:val="en-GB"/>
        </w:rPr>
        <w:t>p</w:t>
      </w:r>
      <w:r>
        <w:rPr>
          <w:rFonts w:ascii="Times New Roman" w:hAnsi="Times New Roman" w:cs="Times New Roman"/>
          <w:lang w:val="en-GB"/>
        </w:rPr>
        <w:t xml:space="preserve">=1 or 2). This keeps the fundamental frequency low enough (typically &lt; 600 Hz) to be served by standard Silicon IGBT-based converters. However, as we push toward the high-specific-power paradigm required for traction or aerospace, we encounter a severe conflict:</w:t>
      </w:r>
    </w:p>
    <w:p w14:paraId="72D56D20" w14:textId="1607EBAF" w:rsidR="00D1084C" w:rsidRPr="001D4F32" w:rsidRDefault="00D1084C" w:rsidP="00D1084C">
      <w:pPr>
        <w:numPr>
          <w:ilvl w:val="0"/>
          <w:numId w:val="7"/>
        </w:numPr>
        <w:rPr>
          <w:rFonts w:ascii="Times New Roman" w:hAnsi="Times New Roman" w:cs="Times New Roman"/>
          <w:lang w:val="en-GB"/>
        </w:rPr>
      </w:pPr>
      <w:r>
        <w:rPr>
          <w:rFonts w:ascii="Times New Roman" w:hAnsi="Times New Roman" w:cs="Times New Roman"/>
          <w:lang w:val="en-GB"/>
        </w:rPr>
        <w:t xml:space="preserve">The Stator Mass Conflict: To reduce the machine's mass, we must minimize the stator yoke, the back-iron. This requires increasing the pole-pair count (</w:t>
      </w:r>
      <w:r>
        <w:rPr>
          <w:rFonts w:ascii="Times New Roman" w:hAnsi="Times New Roman" w:cs="Times New Roman"/>
          <w:i/>
          <w:iCs/>
          <w:lang w:val="en-GB"/>
        </w:rPr>
        <w:t>p</w:t>
      </w:r>
      <w:r>
        <w:rPr>
          <w:rFonts w:ascii="Times New Roman" w:hAnsi="Times New Roman" w:cs="Times New Roman"/>
          <w:lang w:val="en-GB"/>
        </w:rPr>
        <w:t>).</w:t>
      </w:r>
    </w:p>
    <w:p w14:paraId="00C847FC" w14:textId="42A4AA7C" w:rsidR="00D1084C" w:rsidRPr="001D4F32" w:rsidRDefault="00D1084C" w:rsidP="00D1084C">
      <w:pPr>
        <w:numPr>
          <w:ilvl w:val="0"/>
          <w:numId w:val="7"/>
        </w:numPr>
        <w:rPr>
          <w:rFonts w:ascii="Times New Roman" w:hAnsi="Times New Roman" w:cs="Times New Roman"/>
          <w:lang w:val="en-GB"/>
        </w:rPr>
      </w:pPr>
      <w:r>
        <w:rPr>
          <w:rFonts w:ascii="Times New Roman" w:hAnsi="Times New Roman" w:cs="Times New Roman"/>
          <w:lang w:val="en-GB"/>
        </w:rPr>
        <w:t xml:space="preserve">The Switching Frequency Wall: Increasing </w:t>
      </w:r>
      <w:r>
        <w:rPr>
          <w:rFonts w:ascii="Times New Roman" w:hAnsi="Times New Roman" w:cs="Times New Roman"/>
          <w:i/>
          <w:iCs/>
          <w:lang w:val="en-GB"/>
        </w:rPr>
        <w:t>p</w:t>
      </w:r>
      <w:r>
        <w:rPr>
          <w:rFonts w:ascii="Times New Roman" w:hAnsi="Times New Roman" w:cs="Times New Roman"/>
          <w:lang w:val="en-GB"/>
        </w:rPr>
        <w:t xml:space="preserve"> drives </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xml:space="preserve"> into the multi-kilohertz range. To maintain a high-quality current waveform and minimize rotor harmonic heating, the inverter's switching frequency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xml:space="preserve">) should ideally be </w:t>
      </w:r>
      <w:del w:id="10102" w:author="Claude" w:date="2026-09-02T12:00:00Z">
        <w:r>
          <w:rPr>
            <w:rFonts w:ascii="Times New Roman" w:hAnsi="Times New Roman" w:cs="Times New Roman"/>
            <w:lang w:val="en-GB"/>
          </w:rPr>
          <w:delText xml:space="preserve">10, rather to 20 times</w:delText>
        </w:r>
      </w:del>
      <w:ins w:id="10103" w:author="Claude" w:date="2026-09-02T12:00:00Z">
        <w:r>
          <w:rPr>
            <w:rFonts w:ascii="Times New Roman" w:hAnsi="Times New Roman" w:cs="Times New Roman"/>
            <w:lang w:val="en-GB"/>
          </w:rPr>
          <w:t xml:space="preserve">10 to 20 times</w:t>
        </w:r>
      </w:ins>
      <w:r>
        <w:rPr>
          <w:rFonts w:ascii="Times New Roman" w:hAnsi="Times New Roman" w:cs="Times New Roman"/>
          <w:lang w:val="en-GB"/>
        </w:rPr>
        <w:t xml:space="preserve"> the fundamental frequency.</w:t>
      </w:r>
    </w:p>
    <w:p w14:paraId="1E7E3CA1" w14:textId="727082E5" w:rsidR="00D1084C" w:rsidRPr="001D4F32" w:rsidRDefault="00D1084C" w:rsidP="00D1084C">
      <w:pPr>
        <w:numPr>
          <w:ilvl w:val="0"/>
          <w:numId w:val="7"/>
        </w:numPr>
        <w:rPr>
          <w:rFonts w:ascii="Times New Roman" w:hAnsi="Times New Roman" w:cs="Times New Roman"/>
          <w:lang w:val="en-GB"/>
        </w:rPr>
      </w:pPr>
      <w:r>
        <w:rPr>
          <w:rFonts w:ascii="Times New Roman" w:hAnsi="Times New Roman" w:cs="Times New Roman"/>
          <w:lang w:val="en-GB"/>
        </w:rPr>
        <w:t xml:space="preserve">The Thermal Limit of Silicon: Standard IGBTs struggle with high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xml:space="preserve"> due to excessive switching losses, leading to a significant thermal derating of the inverter. This often forces designers to compromise, either by accepting a heavier machine with fewer poles or by utilizing complex, heavy output filters that negate the weight savings of the high-speed motor.</w:t>
      </w:r>
    </w:p>
    <w:p w14:paraId="307BF6FA" w14:textId="7512870E" w:rsidR="00E15CA5" w:rsidRPr="001D4F32" w:rsidRDefault="00E15CA5" w:rsidP="002F2E18">
      <w:pPr>
        <w:pStyle w:val="Balk3"/>
        <w:numPr>
          <w:ilvl w:val="2"/>
          <w:numId w:val="32"/>
        </w:numPr>
        <w:rPr>
          <w:rFonts w:ascii="Times New Roman" w:hAnsi="Times New Roman" w:cs="Times New Roman"/>
          <w:lang w:val="en-GB"/>
        </w:rPr>
      </w:pPr>
      <w:r>
        <w:rPr>
          <w:rFonts w:ascii="Times New Roman" w:hAnsi="Times New Roman" w:cs="Times New Roman"/>
          <w:lang w:val="en-GB"/>
        </w:rPr>
        <w:t>Defining "High Speed"</w:t>
      </w:r>
    </w:p>
    <w:p w14:paraId="6E7E0F01" w14:textId="612CEDC5" w:rsidR="002F2E18" w:rsidRPr="001D4F32" w:rsidRDefault="002F2E18" w:rsidP="002F2E18">
      <w:pPr>
        <w:rPr>
          <w:lang w:val="en-GB"/>
        </w:rPr>
      </w:pPr>
      <w:r>
        <w:rPr>
          <w:rFonts w:ascii="Times New Roman" w:hAnsi="Times New Roman" w:cs="Times New Roman"/>
          <w:color w:val="000000"/>
          <w:lang w:val="en-GB"/>
        </w:rPr>
        <w:t xml:space="preserve">One challenge with high-speed technology is that there is not a universally accepted definition of what "high speed" actually means. Still, certain physical limitations help define the boundaries for electrical machines. When these limits are approached, the machines can be considered high speed. Mechanical, thermal, and power electronics constraints must all be taken into account when developing a high-speed drive system.</w:t>
      </w:r>
    </w:p>
    <w:p w14:paraId="1EBE97F5" w14:textId="77777777" w:rsidR="00E15CA5" w:rsidRPr="001D4F32" w:rsidRDefault="00E15CA5" w:rsidP="009A0B7B">
      <w:pPr>
        <w:pStyle w:val="Balk3"/>
        <w:rPr>
          <w:rFonts w:ascii="Times New Roman" w:hAnsi="Times New Roman" w:cs="Times New Roman"/>
          <w:lang w:val="en-GB"/>
        </w:rPr>
      </w:pPr>
      <w:r>
        <w:rPr>
          <w:rFonts w:ascii="Times New Roman" w:hAnsi="Times New Roman" w:cs="Times New Roman"/>
          <w:lang w:val="en-GB"/>
        </w:rPr>
        <w:t>The r/min fallacy: Why speed is a relative term.</w:t>
      </w:r>
    </w:p>
    <w:p w14:paraId="69433669" w14:textId="2AB593AE" w:rsidR="00E15CA5" w:rsidRPr="001D4F32" w:rsidRDefault="00E15CA5" w:rsidP="002F2E18">
      <w:pPr>
        <w:pStyle w:val="NormalWeb"/>
        <w:spacing w:before="0" w:beforeAutospacing="0"/>
        <w:ind w:left="720"/>
        <w:rPr>
          <w:sz w:val="22"/>
          <w:szCs w:val="22"/>
          <w:lang w:val="en-GB"/>
        </w:rPr>
      </w:pPr>
      <w:r>
        <w:rPr>
          <w:sz w:val="22"/>
          <w:szCs w:val="22"/>
          <w:lang w:val="en-GB"/>
        </w:rPr>
        <w:t>In high-speed design, revolutions per minute (</w:t>
      </w:r>
      <w:r>
        <w:rPr>
          <w:rStyle w:val="math-inline"/>
          <w:rFonts w:eastAsiaTheme="majorEastAsia"/>
          <w:sz w:val="22"/>
          <w:szCs w:val="22"/>
          <w:lang w:val="en-GB"/>
        </w:rPr>
        <w:t>r/min</w:t>
      </w:r>
      <w:r>
        <w:rPr>
          <w:sz w:val="22"/>
          <w:szCs w:val="22"/>
          <w:lang w:val="en-GB"/>
        </w:rPr>
        <w:t xml:space="preserve">) is often a deceptive metric that masks the actual physical intensity of the machine. While </w:t>
      </w:r>
      <w:r>
        <w:rPr>
          <w:rStyle w:val="math-inline"/>
          <w:rFonts w:eastAsiaTheme="majorEastAsia"/>
          <w:sz w:val="22"/>
          <w:szCs w:val="22"/>
          <w:lang w:val="en-GB"/>
        </w:rPr>
        <w:t>50,000 r/min</w:t>
      </w:r>
      <w:r>
        <w:rPr>
          <w:sz w:val="22"/>
          <w:szCs w:val="22"/>
          <w:lang w:val="en-GB"/>
        </w:rPr>
        <w:t xml:space="preserve"> sounds impressive, its engineering significance depends entirely on the physical scale of rotor. A dental drill spinning at </w:t>
      </w:r>
      <w:r>
        <w:rPr>
          <w:rStyle w:val="math-inline"/>
          <w:rFonts w:eastAsiaTheme="majorEastAsia"/>
          <w:sz w:val="22"/>
          <w:szCs w:val="22"/>
          <w:lang w:val="en-GB"/>
        </w:rPr>
        <w:t>400,000 r/min</w:t>
      </w:r>
      <w:r>
        <w:rPr>
          <w:sz w:val="22"/>
          <w:szCs w:val="22"/>
          <w:lang w:val="en-GB"/>
        </w:rPr>
        <w:t xml:space="preserve"> is a trivial mechanical task compared to a multi-megawatt industrial compressor spinning at </w:t>
      </w:r>
      <w:r>
        <w:rPr>
          <w:rStyle w:val="math-inline"/>
          <w:rFonts w:eastAsiaTheme="majorEastAsia"/>
          <w:sz w:val="22"/>
          <w:szCs w:val="22"/>
          <w:lang w:val="en-GB"/>
        </w:rPr>
        <w:t>15,000 r/min</w:t>
      </w:r>
      <w:r>
        <w:rPr>
          <w:sz w:val="22"/>
          <w:szCs w:val="22"/>
          <w:lang w:val="en-GB"/>
        </w:rPr>
        <w:t xml:space="preserve">. This discrepancy is known as the </w:t>
      </w:r>
      <w:r>
        <w:rPr>
          <w:rStyle w:val="math-inline"/>
          <w:rFonts w:eastAsiaTheme="majorEastAsia"/>
          <w:sz w:val="22"/>
          <w:szCs w:val="22"/>
          <w:lang w:val="en-GB"/>
        </w:rPr>
        <w:t>r/min</w:t>
      </w:r>
      <w:r>
        <w:rPr>
          <w:sz w:val="22"/>
          <w:szCs w:val="22"/>
          <w:lang w:val="en-GB"/>
        </w:rPr>
        <w:t xml:space="preserve"> fallacy.</w:t>
      </w:r>
    </w:p>
    <w:p w14:paraId="528B5241" w14:textId="52582279" w:rsidR="00E15CA5" w:rsidRPr="001D4F32" w:rsidRDefault="00E15CA5" w:rsidP="00E15CA5">
      <w:pPr>
        <w:pStyle w:val="NormalWeb"/>
        <w:spacing w:before="0" w:beforeAutospacing="0"/>
        <w:ind w:left="720"/>
        <w:rPr>
          <w:sz w:val="22"/>
          <w:szCs w:val="22"/>
          <w:lang w:val="en-GB"/>
        </w:rPr>
      </w:pPr>
      <w:r>
        <w:rPr>
          <w:sz w:val="22"/>
          <w:szCs w:val="22"/>
          <w:lang w:val="en-GB"/>
        </w:rPr>
        <w:t>The true measure of "speed" in electrical machines is defined by the peripheral tip speed (</w:t>
      </w:r>
      <w:r>
        <w:rPr>
          <w:rStyle w:val="math-inline"/>
          <w:rFonts w:eastAsiaTheme="majorEastAsia"/>
          <w:i/>
          <w:iCs/>
          <w:sz w:val="22"/>
          <w:szCs w:val="22"/>
          <w:lang w:val="en-GB"/>
        </w:rPr>
        <w:t>v</w:t>
      </w:r>
      <w:r>
        <w:rPr>
          <w:rStyle w:val="math-inline"/>
          <w:rFonts w:eastAsiaTheme="majorEastAsia"/>
          <w:sz w:val="22"/>
          <w:szCs w:val="22"/>
          <w:vertAlign w:val="subscript"/>
          <w:lang w:val="en-GB"/>
        </w:rPr>
        <w:t>tip</w:t>
      </w:r>
      <w:r>
        <w:rPr>
          <w:rStyle w:val="math-inline"/>
          <w:rFonts w:eastAsiaTheme="majorEastAsia"/>
          <w:sz w:val="22"/>
          <w:szCs w:val="22"/>
          <w:lang w:val="en-GB"/>
        </w:rPr>
        <w:t xml:space="preserve"> = </w:t>
      </w:r>
      <w:r>
        <w:rPr>
          <w:rStyle w:val="math-inline"/>
          <w:rFonts w:eastAsiaTheme="majorEastAsia"/>
          <w:i/>
          <w:iCs/>
          <w:sz w:val="22"/>
          <w:szCs w:val="22"/>
          <w:lang w:val="en-GB"/>
        </w:rPr>
        <w:sym w:font="Symbol" w:char="F057"/>
        <w:t>r</w:t>
      </w:r>
      <w:r>
        <w:rPr>
          <w:rStyle w:val="math-inline"/>
          <w:rFonts w:eastAsiaTheme="majorEastAsia"/>
          <w:sz w:val="22"/>
          <w:szCs w:val="22"/>
          <w:vertAlign w:val="subscript"/>
          <w:lang w:val="en-GB"/>
        </w:rPr>
        <w:t>r</w:t>
      </w:r>
      <w:r>
        <w:rPr>
          <w:sz w:val="22"/>
          <w:szCs w:val="22"/>
          <w:lang w:val="en-GB"/>
        </w:rPr>
        <w:t xml:space="preserve">). Mechanical stress in the rotor, specifically the centrifugal force, scales with the square of the speed and the radius (</w:t>
      </w:r>
      <w:r>
        <w:rPr>
          <w:rStyle w:val="math-inline"/>
          <w:rFonts w:eastAsiaTheme="majorEastAsia"/>
          <w:i/>
          <w:iCs/>
          <w:sz w:val="22"/>
          <w:szCs w:val="22"/>
          <w:lang w:val="en-GB"/>
        </w:rPr>
        <w:t>r</w:t>
      </w:r>
      <w:r>
        <w:rPr>
          <w:rStyle w:val="math-inline"/>
          <w:rFonts w:eastAsiaTheme="majorEastAsia"/>
          <w:sz w:val="22"/>
          <w:szCs w:val="22"/>
          <w:vertAlign w:val="subscript"/>
          <w:lang w:val="en-GB"/>
        </w:rPr>
        <w:t>r</w:t>
      </w:r>
      <w:r>
        <w:rPr>
          <w:rStyle w:val="math-inline"/>
          <w:rFonts w:eastAsiaTheme="majorEastAsia"/>
          <w:sz w:val="22"/>
          <w:szCs w:val="22"/>
          <w:lang w:val="en-GB"/>
        </w:rPr>
        <w:t xml:space="preserve"> </w:t>
      </w:r>
      <w:r>
        <w:rPr>
          <w:rStyle w:val="math-inline"/>
          <w:rFonts w:eastAsiaTheme="majorEastAsia"/>
          <w:i/>
          <w:iCs/>
          <w:sz w:val="22"/>
          <w:szCs w:val="22"/>
          <w:lang w:val="en-GB"/>
        </w:rPr>
        <w:sym w:font="Symbol" w:char="F057"/>
      </w:r>
      <w:r>
        <w:rPr>
          <w:rStyle w:val="math-inline"/>
          <w:rFonts w:eastAsiaTheme="majorEastAsia"/>
          <w:sz w:val="22"/>
          <w:szCs w:val="22"/>
          <w:vertAlign w:val="superscript"/>
          <w:lang w:val="en-GB"/>
        </w:rPr>
        <w:t>2</w:t>
      </w:r>
      <w:r>
        <w:rPr>
          <w:sz w:val="22"/>
          <w:szCs w:val="22"/>
          <w:lang w:val="en-GB"/>
        </w:rPr>
        <w:t xml:space="preserve">). Consequently, a larger rotor at a lower </w:t>
      </w:r>
      <w:r>
        <w:rPr>
          <w:rStyle w:val="math-inline"/>
          <w:rFonts w:eastAsiaTheme="majorEastAsia"/>
          <w:sz w:val="22"/>
          <w:szCs w:val="22"/>
          <w:lang w:val="en-GB"/>
        </w:rPr>
        <w:t>r/min</w:t>
      </w:r>
      <w:r>
        <w:rPr>
          <w:sz w:val="22"/>
          <w:szCs w:val="22"/>
          <w:lang w:val="en-GB"/>
        </w:rPr>
        <w:t xml:space="preserve"> may face far </w:t>
        <w:lastRenderedPageBreak/>
        <w:t xml:space="preserve">more severe structural challenges, such as the bursting of laminations or the delamination of permanent magnets, than a small rotor at a much higher </w:t>
      </w:r>
      <w:r>
        <w:rPr>
          <w:rStyle w:val="math-inline"/>
          <w:rFonts w:eastAsiaTheme="majorEastAsia"/>
          <w:sz w:val="22"/>
          <w:szCs w:val="22"/>
          <w:lang w:val="en-GB"/>
        </w:rPr>
        <w:t>r/min</w:t>
      </w:r>
      <w:r>
        <w:rPr>
          <w:sz w:val="22"/>
          <w:szCs w:val="22"/>
          <w:lang w:val="en-GB"/>
        </w:rPr>
        <w:t>.</w:t>
      </w:r>
    </w:p>
    <w:p w14:paraId="68179DC4" w14:textId="62C6CA5A" w:rsidR="009A0B7B" w:rsidRPr="001D4F32" w:rsidRDefault="00E15CA5" w:rsidP="009A0B7B">
      <w:pPr>
        <w:pStyle w:val="NormalWeb"/>
        <w:spacing w:before="0" w:beforeAutospacing="0"/>
        <w:ind w:left="720"/>
        <w:rPr>
          <w:sz w:val="22"/>
          <w:szCs w:val="22"/>
          <w:lang w:val="en-GB"/>
        </w:rPr>
      </w:pPr>
      <w:r>
        <w:rPr>
          <w:sz w:val="22"/>
          <w:szCs w:val="22"/>
          <w:lang w:val="en-GB"/>
        </w:rPr>
        <w:t xml:space="preserve">Furthermore, speed is relative to the electromagnetic frequency. A </w:t>
      </w:r>
      <w:r>
        <w:rPr>
          <w:rStyle w:val="math-inline"/>
          <w:rFonts w:eastAsiaTheme="majorEastAsia"/>
          <w:sz w:val="22"/>
          <w:szCs w:val="22"/>
          <w:lang w:val="en-GB"/>
        </w:rPr>
        <w:t>2</w:t>
      </w:r>
      <w:r>
        <w:rPr>
          <w:sz w:val="22"/>
          <w:szCs w:val="22"/>
          <w:lang w:val="en-GB"/>
        </w:rPr>
        <w:t xml:space="preserve">-pole machine at </w:t>
      </w:r>
      <w:r>
        <w:rPr>
          <w:rStyle w:val="math-inline"/>
          <w:rFonts w:eastAsiaTheme="majorEastAsia"/>
          <w:sz w:val="22"/>
          <w:szCs w:val="22"/>
          <w:lang w:val="en-GB"/>
        </w:rPr>
        <w:t>30,000</w:t>
      </w:r>
      <w:r>
        <w:rPr>
          <w:sz w:val="22"/>
          <w:szCs w:val="22"/>
          <w:lang w:val="en-GB"/>
        </w:rPr>
        <w:t xml:space="preserve"> </w:t>
      </w:r>
      <w:r>
        <w:rPr>
          <w:rStyle w:val="math-inline"/>
          <w:rFonts w:eastAsiaTheme="majorEastAsia"/>
          <w:sz w:val="22"/>
          <w:szCs w:val="22"/>
          <w:lang w:val="en-GB"/>
        </w:rPr>
        <w:t>r/min</w:t>
      </w:r>
      <w:r>
        <w:rPr>
          <w:sz w:val="22"/>
          <w:szCs w:val="22"/>
          <w:lang w:val="en-GB"/>
        </w:rPr>
        <w:t xml:space="preserve"> creates a </w:t>
      </w:r>
      <w:r>
        <w:rPr>
          <w:rStyle w:val="math-inline"/>
          <w:rFonts w:eastAsiaTheme="majorEastAsia"/>
          <w:sz w:val="22"/>
          <w:szCs w:val="22"/>
          <w:lang w:val="en-GB"/>
        </w:rPr>
        <w:t>500</w:t>
      </w:r>
      <w:r>
        <w:rPr>
          <w:sz w:val="22"/>
          <w:szCs w:val="22"/>
          <w:lang w:val="en-GB"/>
        </w:rPr>
        <w:t xml:space="preserve"> Hz fundamental, whereas an </w:t>
      </w:r>
      <w:r>
        <w:rPr>
          <w:rStyle w:val="math-inline"/>
          <w:rFonts w:eastAsiaTheme="majorEastAsia"/>
          <w:sz w:val="22"/>
          <w:szCs w:val="22"/>
          <w:lang w:val="en-GB"/>
        </w:rPr>
        <w:t>8</w:t>
      </w:r>
      <w:r>
        <w:rPr>
          <w:sz w:val="22"/>
          <w:szCs w:val="22"/>
          <w:lang w:val="en-GB"/>
        </w:rPr>
        <w:t xml:space="preserve">-pole traction motor at the same speed demands </w:t>
      </w:r>
      <w:r>
        <w:rPr>
          <w:rStyle w:val="math-inline"/>
          <w:rFonts w:eastAsiaTheme="majorEastAsia"/>
          <w:sz w:val="22"/>
          <w:szCs w:val="22"/>
          <w:lang w:val="en-GB"/>
        </w:rPr>
        <w:t>2</w:t>
      </w:r>
      <w:r>
        <w:rPr>
          <w:sz w:val="22"/>
          <w:szCs w:val="22"/>
          <w:lang w:val="en-GB"/>
        </w:rPr>
        <w:t xml:space="preserve"> kHz. Thus, "high speed" is not a single number but a ratio of mechanical limits, thermal dissipation, and frequency-dependent losses. To classify a machine accurately, one must look past </w:t>
      </w:r>
      <w:r>
        <w:rPr>
          <w:rStyle w:val="math-inline"/>
          <w:rFonts w:eastAsiaTheme="majorEastAsia"/>
          <w:sz w:val="22"/>
          <w:szCs w:val="22"/>
          <w:lang w:val="en-GB"/>
        </w:rPr>
        <w:t>r/min</w:t>
      </w:r>
      <w:r>
        <w:rPr>
          <w:sz w:val="22"/>
          <w:szCs w:val="22"/>
          <w:lang w:val="en-GB"/>
        </w:rPr>
        <w:t xml:space="preserve"> to the </w:t>
      </w:r>
      <w:r>
        <w:rPr>
          <w:rStyle w:val="math-inline"/>
          <w:rFonts w:eastAsiaTheme="majorEastAsia"/>
          <w:i/>
          <w:iCs/>
          <w:sz w:val="22"/>
          <w:szCs w:val="22"/>
          <w:lang w:val="en-GB"/>
        </w:rPr>
        <w:t>v</w:t>
      </w:r>
      <w:r>
        <w:rPr>
          <w:rStyle w:val="math-inline"/>
          <w:rFonts w:eastAsiaTheme="majorEastAsia"/>
          <w:sz w:val="22"/>
          <w:szCs w:val="22"/>
          <w:vertAlign w:val="subscript"/>
          <w:lang w:val="en-GB"/>
        </w:rPr>
        <w:t>tip</w:t>
      </w:r>
      <w:r>
        <w:rPr>
          <w:sz w:val="22"/>
          <w:szCs w:val="22"/>
          <w:lang w:val="en-GB"/>
        </w:rPr>
        <w:t xml:space="preserve"> and the </w:t>
      </w:r>
      <w:r>
        <w:rPr>
          <w:rStyle w:val="math-inline"/>
          <w:rFonts w:eastAsiaTheme="majorEastAsia"/>
          <w:i/>
          <w:iCs/>
          <w:sz w:val="22"/>
          <w:szCs w:val="22"/>
          <w:lang w:val="en-GB"/>
        </w:rPr>
        <w:t>fP</w:t>
      </w:r>
      <w:r>
        <w:rPr>
          <w:sz w:val="22"/>
          <w:szCs w:val="22"/>
          <w:lang w:val="en-GB"/>
        </w:rPr>
        <w:t xml:space="preserve"> product.</w:t>
      </w:r>
      <w:r>
        <w:rPr>
          <w:lang w:val="en-GB"/>
        </w:rPr>
        <w:t xml:space="preserve"> </w:t>
      </w:r>
    </w:p>
    <w:p w14:paraId="10D86241" w14:textId="4DC30394" w:rsidR="00E15CA5" w:rsidRPr="001D4F32" w:rsidRDefault="001E6A7D" w:rsidP="009A0B7B">
      <w:pPr>
        <w:pStyle w:val="Balk3"/>
        <w:rPr>
          <w:rFonts w:ascii="Times New Roman" w:hAnsi="Times New Roman" w:cs="Times New Roman"/>
          <w:sz w:val="22"/>
          <w:szCs w:val="22"/>
          <w:lang w:val="en-GB"/>
        </w:rPr>
      </w:pPr>
      <w:r>
        <w:rPr>
          <w:rFonts w:ascii="Times New Roman" w:hAnsi="Times New Roman" w:cs="Times New Roman"/>
          <w:lang w:val="en-GB"/>
        </w:rPr>
        <w:t xml:space="preserve">Different definitions of high speed</w:t>
      </w:r>
    </w:p>
    <w:p w14:paraId="1BD7AB87" w14:textId="20CA3DEF" w:rsidR="001E6A7D" w:rsidRPr="001D4F32" w:rsidRDefault="001E6A7D" w:rsidP="001E6A7D">
      <w:pPr>
        <w:ind w:left="709"/>
        <w:rPr>
          <w:rFonts w:ascii="Times New Roman" w:hAnsi="Times New Roman" w:cs="Times New Roman"/>
          <w:kern w:val="0"/>
          <w:lang w:val="en-GB"/>
          <w14:ligatures w14:val="none"/>
        </w:rPr>
      </w:pPr>
      <w:r>
        <w:rPr>
          <w:rFonts w:ascii="Times New Roman" w:hAnsi="Times New Roman" w:cs="Times New Roman"/>
          <w:lang w:val="en-GB"/>
        </w:rPr>
        <w:t>It is striking how much discussion surrounds high-speed drives, yet the definitions in the literature remain ambiguous and inconsistent. As highlighted, there are two dominant definitions for high-speed machines: one based on peripheral tip speed (exceeding 150 m/s) emphasizing the mechanical strength, and another using the product of rated speed and the square root of power (</w:t>
      </w:r>
      <w:bookmarkStart w:id="0" w:name="_Hlk228194644"/>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r>
          <w:rPr>
            <w:rFonts w:ascii="Cambria Math" w:hAnsi="Cambria Math" w:cs="Times New Roman"/>
            <w:lang w:val="en-GB"/>
          </w:rPr>
          <m:t xml:space="preserve"> </m:t>
        </m:r>
        <w:bookmarkEnd w:id="0"/>
        <m:r>
          <m:rPr>
            <m:sty m:val="p"/>
          </m:rPr>
          <w:rPr>
            <w:rFonts w:ascii="Cambria Math" w:hAnsi="Cambria Math" w:cs="Times New Roman"/>
            <w:lang w:val="en-GB"/>
          </w:rPr>
          <m:t>in</m:t>
        </m:r>
        <m:r>
          <w:rPr>
            <w:rFonts w:ascii="Cambria Math" w:hAnsi="Cambria Math" w:cs="Times New Roman"/>
            <w:lang w:val="en-GB"/>
          </w:rPr>
          <m:t xml:space="preserve"> </m:t>
        </m:r>
        <m:r>
          <m:rPr>
            <m:sty m:val="p"/>
          </m:rPr>
          <w:rPr>
            <w:rFonts w:ascii="Cambria Math" w:hAnsi="Cambria Math" w:cs="Times New Roman"/>
            <w:lang w:val="en-GB"/>
          </w:rPr>
          <m:t>r/min</m:t>
        </m:r>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lang w:val="en-GB"/>
              </w:rPr>
              <m:t>kW</m:t>
            </m:r>
          </m:e>
        </m:rad>
        <m:r>
          <w:rPr>
            <w:rFonts w:ascii="Cambria Math" w:eastAsia="Times New Roman" w:hAnsi="Cambria Math" w:cs="Times New Roman"/>
            <w:sz w:val="24"/>
            <w:szCs w:val="24"/>
            <w:lang w:val="en-GB"/>
          </w:rPr>
          <m:t xml:space="preserve"> </m:t>
        </m:r>
      </m:oMath>
      <w:r>
        <w:rPr>
          <w:rFonts w:ascii="Times New Roman" w:eastAsiaTheme="minorEastAsia" w:hAnsi="Times New Roman" w:cs="Times New Roman"/>
          <w:iCs/>
          <w:sz w:val="24"/>
          <w:szCs w:val="24"/>
          <w:lang w:val="en-GB"/>
        </w:rPr>
        <w:t xml:space="preserve"> </w:t>
      </w:r>
      <w:r>
        <w:rPr>
          <w:rFonts w:ascii="Times New Roman" w:hAnsi="Times New Roman" w:cs="Times New Roman"/>
          <w:lang w:val="en-GB"/>
        </w:rPr>
        <w:t xml:space="preserve">&gt; 100,000) </w:t>
      </w:r>
      <w:r>
        <w:rPr>
          <w:rFonts w:ascii="Times New Roman" w:hAnsi="Times New Roman" w:cs="Times New Roman"/>
          <w:color w:val="000000"/>
          <w:lang w:val="en-GB"/>
        </w:rPr>
        <w:t>(El Hajji et al., 2024)</w:t>
      </w:r>
      <w:r>
        <w:rPr>
          <w:rFonts w:ascii="Times New Roman" w:hAnsi="Times New Roman" w:cs="Times New Roman"/>
          <w:lang w:val="en-GB"/>
        </w:rPr>
        <w:t>. Neither of these definitions is universally adopted, which contributes to the confusion in the field.</w:t>
      </w:r>
    </w:p>
    <w:p w14:paraId="3BDC0C05" w14:textId="77F77D70" w:rsidR="001E6A7D" w:rsidRPr="001D4F32" w:rsidRDefault="001E6A7D" w:rsidP="001E6A7D">
      <w:pPr>
        <w:ind w:left="709"/>
        <w:rPr>
          <w:rFonts w:ascii="Times New Roman" w:hAnsi="Times New Roman" w:cs="Times New Roman"/>
          <w:lang w:val="en-GB"/>
        </w:rPr>
      </w:pPr>
      <w:r>
        <w:rPr>
          <w:rFonts w:ascii="Times New Roman" w:hAnsi="Times New Roman" w:cs="Times New Roman"/>
          <w:lang w:val="en-GB"/>
        </w:rPr>
        <w:t xml:space="preserve">If we also consider a third possible benchmark, the product of frequency and power (the </w:t>
      </w:r>
      <w:r>
        <w:rPr>
          <w:rFonts w:ascii="Times New Roman" w:hAnsi="Times New Roman" w:cs="Times New Roman"/>
          <w:i/>
          <w:iCs/>
          <w:lang w:val="en-GB"/>
        </w:rPr>
        <w:t>fP</w:t>
      </w:r>
      <w:r>
        <w:rPr>
          <w:rFonts w:ascii="Times New Roman" w:hAnsi="Times New Roman" w:cs="Times New Roman"/>
          <w:lang w:val="en-GB"/>
        </w:rPr>
        <w:t xml:space="preserve"> product), it becomes clear that “high speed” is not just a matter of mechanical or power criteria, but also electromagnetic performance. A more modern benchmark is the product of fundamental frequency and power (the </w:t>
      </w:r>
      <w:r>
        <w:rPr>
          <w:rFonts w:ascii="Times New Roman" w:hAnsi="Times New Roman" w:cs="Times New Roman"/>
          <w:i/>
          <w:iCs/>
          <w:lang w:val="en-GB"/>
        </w:rPr>
        <w:t>fP</w:t>
      </w:r>
      <w:r>
        <w:rPr>
          <w:rFonts w:ascii="Times New Roman" w:hAnsi="Times New Roman" w:cs="Times New Roman"/>
          <w:lang w:val="en-GB"/>
        </w:rPr>
        <w:t xml:space="preserve"> product). This metric bridges the gap between mechanical and electromagnetic limits. While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Pr>
          <w:rFonts w:ascii="Times New Roman" w:eastAsiaTheme="minorEastAsia" w:hAnsi="Times New Roman" w:cs="Times New Roman"/>
          <w:iCs/>
          <w:sz w:val="24"/>
          <w:szCs w:val="24"/>
          <w:lang w:val="en-GB"/>
        </w:rPr>
        <w:t xml:space="preserve"> </w:t>
      </w:r>
      <w:r>
        <w:rPr>
          <w:rFonts w:ascii="Times New Roman" w:hAnsi="Times New Roman" w:cs="Times New Roman"/>
          <w:lang w:val="en-GB"/>
        </w:rPr>
        <w:t xml:space="preserve">are common, the </w:t>
      </w:r>
      <w:r>
        <w:rPr>
          <w:rFonts w:ascii="Times New Roman" w:hAnsi="Times New Roman" w:cs="Times New Roman"/>
          <w:i/>
          <w:iCs/>
          <w:lang w:val="en-GB"/>
        </w:rPr>
        <w:t xml:space="preserve">fP </w:t>
      </w:r>
      <w:r>
        <w:rPr>
          <w:rFonts w:ascii="Times New Roman" w:hAnsi="Times New Roman" w:cs="Times New Roman"/>
          <w:lang w:val="en-GB"/>
        </w:rPr>
        <w:t xml:space="preserve">product is increasingly pertinent as designs push the limits of power electronics. While the literature often references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Pr>
          <w:rFonts w:ascii="Times New Roman" w:hAnsi="Times New Roman" w:cs="Times New Roman"/>
          <w:lang w:val="en-GB"/>
        </w:rPr>
        <w:t xml:space="preserve">, the </w:t>
      </w:r>
      <w:r>
        <w:rPr>
          <w:rFonts w:ascii="Times New Roman" w:hAnsi="Times New Roman" w:cs="Times New Roman"/>
          <w:i/>
          <w:iCs/>
          <w:lang w:val="en-GB"/>
        </w:rPr>
        <w:t>fP</w:t>
      </w:r>
      <w:r>
        <w:rPr>
          <w:rFonts w:ascii="Times New Roman" w:hAnsi="Times New Roman" w:cs="Times New Roman"/>
          <w:lang w:val="en-GB"/>
        </w:rPr>
        <w:t xml:space="preserve"> product appears as a modern, practical metric, especially pertinent as machine designs push the limits of both power electronics and electromagnetics.</w:t>
      </w:r>
    </w:p>
    <w:p w14:paraId="03C5FB94" w14:textId="36869024" w:rsidR="001E6A7D" w:rsidRPr="001D4F32" w:rsidRDefault="001E6A7D" w:rsidP="001E6A7D">
      <w:pPr>
        <w:ind w:left="709"/>
        <w:rPr>
          <w:del w:id="10120" w:author="Claude" w:date="2026-09-02T12:00:00Z"/>
          <w:rFonts w:ascii="Times New Roman" w:hAnsi="Times New Roman" w:cs="Times New Roman"/>
          <w:lang w:val="en-GB"/>
        </w:rPr>
      </w:pPr>
      <w:del w:id="10121" w:author="Claude" w:date="2026-09-02T12:00:00Z">
        <w:r>
          <w:rPr>
            <w:rFonts w:ascii="Times New Roman" w:hAnsi="Times New Roman" w:cs="Times New Roman"/>
            <w:lang w:val="en-GB"/>
          </w:rPr>
          <w:delText xml:space="preserve">The </w:delText>
        </w:r>
      </w:del>
      <w:del w:id="10122" w:author="Claude" w:date="2026-09-02T12:00:00Z">
        <w:r>
          <w:rPr>
            <w:rFonts w:ascii="Times New Roman" w:hAnsi="Times New Roman" w:cs="Times New Roman"/>
            <w:i/>
            <w:iCs/>
            <w:lang w:val="en-GB"/>
          </w:rPr>
          <w:delText>fP</w:delText>
        </w:r>
      </w:del>
      <w:del w:id="10123" w:author="Claude" w:date="2026-09-02T12:00:00Z">
        <w:r>
          <w:rPr>
            <w:rFonts w:ascii="Times New Roman" w:hAnsi="Times New Roman" w:cs="Times New Roman"/>
            <w:lang w:val="en-GB"/>
          </w:rPr>
          <w:delText xml:space="preserve"> product is discussed in the context of classifying machines beyond simple speed or power alone, emphasizing its role in linking electromagnetic and mechanical limits. However, without external resources provided, no direct literature citation can be offered for the </w:delText>
        </w:r>
      </w:del>
      <w:del w:id="10124" w:author="Claude" w:date="2026-09-02T12:00:00Z">
        <w:r>
          <w:rPr>
            <w:rFonts w:ascii="Times New Roman" w:hAnsi="Times New Roman" w:cs="Times New Roman"/>
            <w:i/>
            <w:iCs/>
            <w:lang w:val="en-GB"/>
          </w:rPr>
          <w:delText>fP</w:delText>
        </w:r>
      </w:del>
      <w:del w:id="10125" w:author="Claude" w:date="2026-09-02T12:00:00Z">
        <w:r>
          <w:rPr>
            <w:rFonts w:ascii="Times New Roman" w:hAnsi="Times New Roman" w:cs="Times New Roman"/>
            <w:lang w:val="en-GB"/>
          </w:rPr>
          <w:delText xml:space="preserve"> product as a formal definition.</w:delText>
        </w:r>
      </w:del>
    </w:p>
    <w:p w14:paraId="5D51157C" w14:textId="425F3AE9" w:rsidR="001E6A7D" w:rsidRPr="001D4F32" w:rsidRDefault="001E6A7D" w:rsidP="001E6A7D">
      <w:pPr>
        <w:ind w:left="709"/>
        <w:rPr>
          <w:rFonts w:ascii="Times New Roman" w:hAnsi="Times New Roman" w:cs="Times New Roman"/>
          <w:lang w:val="en-GB"/>
        </w:rPr>
      </w:pPr>
      <w:r>
        <w:rPr>
          <w:rFonts w:ascii="Times New Roman" w:hAnsi="Times New Roman" w:cs="Times New Roman"/>
          <w:lang w:val="en-GB"/>
        </w:rPr>
        <w:t xml:space="preserve">In summary, the definitions for high-speed machines remain varied: tip speed,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Pr>
          <w:rFonts w:ascii="Times New Roman" w:hAnsi="Times New Roman" w:cs="Times New Roman"/>
          <w:lang w:val="en-GB"/>
        </w:rPr>
        <w:t xml:space="preserve">, and now the </w:t>
      </w:r>
      <w:r>
        <w:rPr>
          <w:rFonts w:ascii="Times New Roman" w:hAnsi="Times New Roman" w:cs="Times New Roman"/>
          <w:i/>
          <w:iCs/>
          <w:lang w:val="en-GB"/>
        </w:rPr>
        <w:t>fP</w:t>
      </w:r>
      <w:r>
        <w:rPr>
          <w:rFonts w:ascii="Times New Roman" w:hAnsi="Times New Roman" w:cs="Times New Roman"/>
          <w:lang w:val="en-GB"/>
        </w:rPr>
        <w:t xml:space="preserve"> product.</w:t>
      </w:r>
      <w:del w:id="10126" w:author="Claude" w:date="2026-09-02T12:00:00Z">
        <w:r>
          <w:rPr>
            <w:rFonts w:ascii="Times New Roman" w:hAnsi="Times New Roman" w:cs="Times New Roman"/>
            <w:lang w:val="en-GB"/>
          </w:rPr>
          <w:delText xml:space="preserve"> Literature is still evolving, and while the </w:delText>
        </w:r>
        <w:r>
          <w:rPr>
            <w:rFonts w:ascii="Times New Roman" w:hAnsi="Times New Roman" w:cs="Times New Roman"/>
            <w:i/>
            <w:iCs/>
            <w:lang w:val="en-GB"/>
          </w:rPr>
          <w:delText>fP</w:delText>
        </w:r>
        <w:r>
          <w:rPr>
            <w:rFonts w:ascii="Times New Roman" w:hAnsi="Times New Roman" w:cs="Times New Roman"/>
            <w:lang w:val="en-GB"/>
          </w:rPr>
          <w:delText xml:space="preserve"> product is gaining recognition as a meaningful metric, explicit references for its adoption in formal classification are limited in the current context.</w:delText>
        </w:r>
      </w:del>
      <w:r>
        <w:rPr>
          <w:rFonts w:ascii="Times New Roman" w:hAnsi="Times New Roman" w:cs="Times New Roman"/>
          <w:lang w:val="en-GB"/>
        </w:rPr>
        <w:t xml:space="preserve"> </w:t>
      </w:r>
    </w:p>
    <w:p w14:paraId="40EC1E74" w14:textId="7CC1B77C" w:rsidR="001E6A7D" w:rsidRPr="001D4F32" w:rsidRDefault="001E6A7D" w:rsidP="001E6A7D">
      <w:pPr>
        <w:ind w:left="709"/>
        <w:rPr>
          <w:rFonts w:ascii="Times New Roman" w:hAnsi="Times New Roman" w:cs="Times New Roman"/>
          <w:lang w:val="en-GB"/>
        </w:rPr>
      </w:pPr>
      <w:del w:id="10104" w:author="Claude" w:date="2026-09-02T12:00:00Z">
        <w:r>
          <w:rPr>
            <w:rFonts w:ascii="Times New Roman" w:hAnsi="Times New Roman" w:cs="Times New Roman"/>
            <w:lang w:val="en-GB"/>
          </w:rPr>
          <w:delText xml:space="preserve">In EU financed Voltcar project</w:delText>
        </w:r>
      </w:del>
      <w:ins w:id="10105" w:author="Claude" w:date="2026-09-02T12:00:00Z">
        <w:r>
          <w:rPr>
            <w:rFonts w:ascii="Times New Roman" w:hAnsi="Times New Roman" w:cs="Times New Roman"/>
            <w:lang w:val="en-GB"/>
          </w:rPr>
          <w:t xml:space="preserve">In the EU-financed Voltcar project</w:t>
        </w:r>
      </w:ins>
      <w:r>
        <w:rPr>
          <w:rFonts w:ascii="Times New Roman" w:hAnsi="Times New Roman" w:cs="Times New Roman"/>
          <w:lang w:val="en-GB"/>
        </w:rPr>
        <w:t xml:space="preserve"> a high-speed traction motor has been designed [ref]. This motor is characterized in Table 1.1</w:t>
      </w:r>
    </w:p>
    <w:p w14:paraId="7FDD1FC5" w14:textId="06FE1B1F" w:rsidR="001E6A7D" w:rsidRPr="001D4F32" w:rsidRDefault="001E6A7D" w:rsidP="001E6A7D">
      <w:pPr>
        <w:ind w:left="709"/>
        <w:rPr>
          <w:rFonts w:ascii="Times New Roman" w:hAnsi="Times New Roman" w:cs="Times New Roman"/>
          <w:lang w:val="en-GB"/>
        </w:rPr>
      </w:pPr>
      <w:r>
        <w:rPr>
          <w:rFonts w:ascii="Times New Roman" w:hAnsi="Times New Roman" w:cs="Times New Roman"/>
          <w:lang w:val="en-GB"/>
        </w:rPr>
        <w:t xml:space="preserve">Table 1.1. Voltcar inner six-pole rotor radial-flux traction motor</w:t>
      </w:r>
    </w:p>
    <w:tbl>
      <w:tblPr>
        <w:tblStyle w:val="TabloKlavuzu"/>
        <w:tblW w:w="0" w:type="auto"/>
        <w:tblInd w:w="709" w:type="dxa"/>
        <w:tblLook w:val="04A0" w:firstRow="1" w:lastRow="0" w:firstColumn="1" w:lastColumn="0" w:noHBand="0" w:noVBand="1"/>
      </w:tblPr>
      <w:tblGrid>
        <w:gridCol w:w="2089"/>
        <w:gridCol w:w="2726"/>
        <w:gridCol w:w="3402"/>
      </w:tblGrid>
      <w:tr w:rsidR="001E6A7D" w:rsidRPr="00586AC6" w14:paraId="2F4ED793" w14:textId="77777777" w:rsidTr="001E6A7D">
        <w:tc>
          <w:tcPr>
            <w:tcW w:w="2089" w:type="dxa"/>
          </w:tcPr>
          <w:p w14:paraId="7DF4E5A6" w14:textId="61EDBEB1" w:rsidR="001E6A7D" w:rsidRPr="001D4F32" w:rsidRDefault="001E6A7D" w:rsidP="001E6A7D">
            <w:pPr>
              <w:rPr>
                <w:rFonts w:ascii="Times New Roman" w:hAnsi="Times New Roman" w:cs="Times New Roman"/>
                <w:lang w:val="en-GB"/>
              </w:rPr>
            </w:pPr>
            <w:r>
              <w:rPr>
                <w:rFonts w:ascii="Times New Roman" w:hAnsi="Times New Roman" w:cs="Times New Roman"/>
                <w:lang w:val="en-GB"/>
              </w:rPr>
              <w:t xml:space="preserve">Power, </w:t>
            </w:r>
            <w:r>
              <w:rPr>
                <w:rFonts w:ascii="Times New Roman" w:hAnsi="Times New Roman" w:cs="Times New Roman"/>
                <w:i/>
                <w:iCs/>
                <w:lang w:val="en-GB"/>
              </w:rPr>
              <w:t xml:space="preserve">P </w:t>
            </w:r>
            <w:r>
              <w:rPr>
                <w:rFonts w:ascii="Times New Roman" w:hAnsi="Times New Roman" w:cs="Times New Roman"/>
                <w:lang w:val="en-GB"/>
              </w:rPr>
              <w:t xml:space="preserve"> = 120 kW</w:t>
            </w:r>
          </w:p>
        </w:tc>
        <w:tc>
          <w:tcPr>
            <w:tcW w:w="2726" w:type="dxa"/>
          </w:tcPr>
          <w:p w14:paraId="371B1567" w14:textId="4235474B" w:rsidR="001E6A7D" w:rsidRPr="001D4F32" w:rsidRDefault="001E6A7D" w:rsidP="001E6A7D">
            <w:pPr>
              <w:rPr>
                <w:rFonts w:ascii="Times New Roman" w:hAnsi="Times New Roman" w:cs="Times New Roman"/>
                <w:lang w:val="en-GB"/>
              </w:rPr>
            </w:pPr>
            <w:r>
              <w:rPr>
                <w:rFonts w:ascii="Times New Roman" w:hAnsi="Times New Roman" w:cs="Times New Roman"/>
                <w:lang w:val="en-GB"/>
              </w:rPr>
              <w:t xml:space="preserve">rotor diameter </w:t>
            </w:r>
            <w:r>
              <w:rPr>
                <w:rFonts w:ascii="Times New Roman" w:hAnsi="Times New Roman" w:cs="Times New Roman"/>
                <w:i/>
                <w:iCs/>
                <w:lang w:val="en-GB"/>
              </w:rPr>
              <w:t>D</w:t>
            </w:r>
            <w:r>
              <w:rPr>
                <w:rFonts w:ascii="Times New Roman" w:hAnsi="Times New Roman" w:cs="Times New Roman"/>
                <w:vertAlign w:val="subscript"/>
                <w:lang w:val="en-GB"/>
              </w:rPr>
              <w:t>r</w:t>
            </w:r>
            <w:r>
              <w:rPr>
                <w:rFonts w:ascii="Times New Roman" w:hAnsi="Times New Roman" w:cs="Times New Roman"/>
                <w:lang w:val="en-GB"/>
              </w:rPr>
              <w:t xml:space="preserve"> = 96 mm</w:t>
            </w:r>
          </w:p>
        </w:tc>
        <w:tc>
          <w:tcPr>
            <w:tcW w:w="3402" w:type="dxa"/>
          </w:tcPr>
          <w:p w14:paraId="2510F340" w14:textId="60052BD4" w:rsidR="001E6A7D" w:rsidRPr="001D4F32" w:rsidRDefault="001E6A7D" w:rsidP="001E6A7D">
            <w:pPr>
              <w:rPr>
                <w:rFonts w:ascii="Times New Roman" w:hAnsi="Times New Roman" w:cs="Times New Roman"/>
                <w:lang w:val="en-GB"/>
              </w:rPr>
            </w:pPr>
            <w:r>
              <w:rPr>
                <w:rFonts w:ascii="Times New Roman" w:hAnsi="Times New Roman" w:cs="Times New Roman"/>
                <w:lang w:val="en-GB"/>
              </w:rPr>
              <w:t xml:space="preserve">max speed, </w:t>
            </w:r>
            <w:r>
              <w:rPr>
                <w:rFonts w:ascii="Times New Roman" w:hAnsi="Times New Roman" w:cs="Times New Roman"/>
                <w:i/>
                <w:iCs/>
                <w:lang w:val="en-GB"/>
              </w:rPr>
              <w:t>n</w:t>
            </w:r>
            <w:r>
              <w:rPr>
                <w:rFonts w:ascii="Times New Roman" w:hAnsi="Times New Roman" w:cs="Times New Roman"/>
                <w:lang w:val="en-GB"/>
              </w:rPr>
              <w:t xml:space="preserve"> = 30000 r/min</w:t>
            </w:r>
          </w:p>
        </w:tc>
      </w:tr>
      <w:tr w:rsidR="001E6A7D" w:rsidRPr="00586AC6" w14:paraId="6D3D3B7B" w14:textId="77777777" w:rsidTr="006B714B">
        <w:tc>
          <w:tcPr>
            <w:tcW w:w="8217" w:type="dxa"/>
            <w:gridSpan w:val="3"/>
          </w:tcPr>
          <w:p w14:paraId="04D8A8F5" w14:textId="4A43D1A9" w:rsidR="001E6A7D" w:rsidRPr="001D4F32" w:rsidRDefault="001E6A7D" w:rsidP="001E6A7D">
            <w:pPr>
              <w:rPr>
                <w:rFonts w:ascii="Times New Roman" w:hAnsi="Times New Roman" w:cs="Times New Roman"/>
                <w:lang w:val="en-GB"/>
              </w:rPr>
            </w:pPr>
            <w:r>
              <w:rPr>
                <w:rFonts w:ascii="Times New Roman" w:hAnsi="Times New Roman" w:cs="Times New Roman"/>
                <w:lang w:val="en-GB"/>
              </w:rPr>
              <w:t xml:space="preserve">peripheral speed </w:t>
            </w:r>
            <w:r>
              <w:rPr>
                <w:rFonts w:ascii="Times New Roman" w:hAnsi="Times New Roman" w:cs="Times New Roman"/>
                <w:i/>
                <w:iCs/>
                <w:lang w:val="en-GB"/>
              </w:rPr>
              <w:t>v</w:t>
            </w:r>
            <w:r>
              <w:rPr>
                <w:rFonts w:ascii="Times New Roman" w:hAnsi="Times New Roman" w:cs="Times New Roman"/>
                <w:vertAlign w:val="subscript"/>
                <w:lang w:val="en-GB"/>
              </w:rPr>
              <w:t>tip</w:t>
            </w:r>
            <w:r>
              <w:rPr>
                <w:rFonts w:ascii="Times New Roman" w:hAnsi="Times New Roman" w:cs="Times New Roman"/>
                <w:lang w:val="en-GB"/>
              </w:rPr>
              <w:t xml:space="preserve"> = 30000/60 </w:t>
              <w:sym w:font="Symbol" w:char="F0B4"/>
              <w:t xml:space="preserve"> </w:t>
              <w:sym w:font="Symbol" w:char="F070"/>
              <w:t xml:space="preserve"> </w:t>
              <w:sym w:font="Symbol" w:char="F0B4"/>
              <w:t xml:space="preserve"> 0.096 m/s = 151 m/s </w:t>
            </w:r>
          </w:p>
        </w:tc>
      </w:tr>
      <w:tr w:rsidR="001E6A7D" w:rsidRPr="001D4F32" w14:paraId="5C017805" w14:textId="77777777" w:rsidTr="00DE7842">
        <w:tc>
          <w:tcPr>
            <w:tcW w:w="8217" w:type="dxa"/>
            <w:gridSpan w:val="3"/>
          </w:tcPr>
          <w:p w14:paraId="0C98018E" w14:textId="4F29991C" w:rsidR="001E6A7D" w:rsidRPr="00586AC6" w:rsidRDefault="001E6A7D" w:rsidP="001E6A7D">
            <w:pPr>
              <w:rPr>
                <w:rFonts w:ascii="Times New Roman" w:hAnsi="Times New Roman" w:cs="Times New Roman"/>
              </w:rPr>
            </w:pP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Pr>
                <w:rFonts w:ascii="Times New Roman" w:eastAsiaTheme="minorEastAsia" w:hAnsi="Times New Roman" w:cs="Times New Roman"/>
                <w:sz w:val="24"/>
                <w:szCs w:val="24"/>
              </w:rPr>
              <w:t xml:space="preserve">= 30000 r/min </w:t>
            </w:r>
            <w:r>
              <w:rPr>
                <w:rFonts w:ascii="Times New Roman" w:hAnsi="Times New Roman" w:cs="Times New Roman"/>
                <w:lang w:val="en-GB"/>
              </w:rPr>
              <w:sym w:font="Symbol" w:char="F0B4"/>
            </w:r>
            <w:r>
              <w:rPr>
                <w:rFonts w:ascii="Times New Roman" w:hAnsi="Times New Roman" w:cs="Times New Roman"/>
              </w:rPr>
              <w:t xml:space="preserve"> </w:t>
            </w:r>
            <m:oMath>
              <m:rad>
                <m:radPr>
                  <m:degHide m:val="1"/>
                  <m:ctrlPr>
                    <w:rPr>
                      <w:rFonts w:ascii="Cambria Math" w:eastAsia="Times New Roman" w:hAnsi="Cambria Math" w:cs="Times New Roman"/>
                      <w:iCs/>
                      <w:sz w:val="24"/>
                      <w:szCs w:val="24"/>
                      <w:lang w:val="en-GB"/>
                    </w:rPr>
                  </m:ctrlPr>
                </m:radPr>
                <m:deg/>
                <m:e>
                  <m:r>
                    <w:rPr>
                      <w:rFonts w:ascii="Cambria Math" w:hAnsi="Cambria Math" w:cs="Times New Roman"/>
                    </w:rPr>
                    <m:t xml:space="preserve">120 </m:t>
                  </m:r>
                  <m:r>
                    <m:rPr>
                      <m:sty m:val="p"/>
                    </m:rPr>
                    <w:rPr>
                      <w:rFonts w:ascii="Cambria Math" w:hAnsi="Cambria Math" w:cs="Times New Roman"/>
                    </w:rPr>
                    <m:t>kW</m:t>
                  </m:r>
                </m:e>
              </m:rad>
            </m:oMath>
            <w:r>
              <w:rPr>
                <w:rFonts w:ascii="Times New Roman" w:eastAsiaTheme="minorEastAsia" w:hAnsi="Times New Roman" w:cs="Times New Roman"/>
                <w:iCs/>
                <w:sz w:val="24"/>
                <w:szCs w:val="24"/>
              </w:rPr>
              <w:t xml:space="preserve"> = 329 000 r/min </w:t>
            </w:r>
            <m:oMath>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rPr>
                    <m:t>kW</m:t>
                  </m:r>
                </m:e>
              </m:rad>
            </m:oMath>
            <w:r>
              <w:rPr>
                <w:rFonts w:ascii="Times New Roman" w:eastAsiaTheme="minorEastAsia" w:hAnsi="Times New Roman" w:cs="Times New Roman"/>
                <w:iCs/>
                <w:sz w:val="24"/>
                <w:szCs w:val="24"/>
              </w:rPr>
              <w:t xml:space="preserve"> </w:t>
            </w:r>
            <w:r>
              <w:rPr>
                <w:rFonts w:ascii="Times New Roman" w:hAnsi="Times New Roman" w:cs="Times New Roman"/>
              </w:rPr>
              <w:t xml:space="preserve"> </w:t>
            </w:r>
          </w:p>
        </w:tc>
      </w:tr>
      <w:tr w:rsidR="001E6A7D" w:rsidRPr="001D4F32" w14:paraId="52DF179D" w14:textId="77777777" w:rsidTr="003510AB">
        <w:tc>
          <w:tcPr>
            <w:tcW w:w="8217" w:type="dxa"/>
            <w:gridSpan w:val="3"/>
          </w:tcPr>
          <w:p w14:paraId="1F131D69" w14:textId="6FB6B5DA" w:rsidR="001E6A7D" w:rsidRPr="001D4F32" w:rsidRDefault="001E6A7D" w:rsidP="001E6A7D">
            <w:pPr>
              <w:rPr>
                <w:rFonts w:ascii="Times New Roman" w:hAnsi="Times New Roman" w:cs="Times New Roman"/>
                <w:lang w:val="en-GB"/>
              </w:rPr>
            </w:pPr>
            <w:r>
              <w:rPr>
                <w:rFonts w:ascii="Times New Roman" w:hAnsi="Times New Roman" w:cs="Times New Roman"/>
                <w:i/>
                <w:iCs/>
                <w:lang w:val="en-GB"/>
              </w:rPr>
              <w:t>fP</w:t>
            </w:r>
            <w:r>
              <w:rPr>
                <w:rFonts w:ascii="Times New Roman" w:hAnsi="Times New Roman" w:cs="Times New Roman"/>
                <w:lang w:val="en-GB"/>
              </w:rPr>
              <w:t xml:space="preserve"> = 1500 1/s </w:t>
              <w:sym w:font="Symbol" w:char="F0B4"/>
              <w:t xml:space="preserve"> 120 kW = 180 000 kW/s</w:t>
            </w:r>
          </w:p>
        </w:tc>
      </w:tr>
    </w:tbl>
    <w:p w14:paraId="718A6AAE" w14:textId="77777777" w:rsidR="001E6A7D" w:rsidRPr="001D4F32" w:rsidRDefault="001E6A7D" w:rsidP="001E6A7D">
      <w:pPr>
        <w:ind w:left="709"/>
        <w:rPr>
          <w:rFonts w:ascii="Times New Roman" w:hAnsi="Times New Roman" w:cs="Times New Roman"/>
          <w:lang w:val="en-GB"/>
        </w:rPr>
      </w:pPr>
    </w:p>
    <w:p w14:paraId="41E6B917" w14:textId="446854CF" w:rsidR="001E6A7D" w:rsidRPr="001D4F32" w:rsidRDefault="001E6A7D" w:rsidP="001E6A7D">
      <w:pPr>
        <w:ind w:left="709"/>
        <w:rPr>
          <w:rFonts w:ascii="Times New Roman" w:hAnsi="Times New Roman" w:cs="Times New Roman"/>
          <w:lang w:val="en-GB"/>
        </w:rPr>
      </w:pPr>
      <w:r>
        <w:rPr>
          <w:rFonts w:ascii="Times New Roman" w:hAnsi="Times New Roman" w:cs="Times New Roman"/>
          <w:lang w:val="en-GB"/>
        </w:rPr>
        <w:t xml:space="preserve">If we consider that the two first definitions fulfil the definition, we may also set a target for the </w:t>
      </w:r>
      <w:r>
        <w:rPr>
          <w:rFonts w:ascii="Times New Roman" w:hAnsi="Times New Roman" w:cs="Times New Roman"/>
          <w:i/>
          <w:iCs/>
          <w:lang w:val="en-GB"/>
        </w:rPr>
        <w:t>fP</w:t>
      </w:r>
      <w:r>
        <w:rPr>
          <w:rFonts w:ascii="Times New Roman" w:hAnsi="Times New Roman" w:cs="Times New Roman"/>
          <w:lang w:val="en-GB"/>
        </w:rPr>
        <w:t xml:space="preserve"> product. If </w:t>
      </w:r>
      <w:r>
        <w:rPr>
          <w:rFonts w:ascii="Times New Roman" w:hAnsi="Times New Roman" w:cs="Times New Roman"/>
          <w:i/>
          <w:iCs/>
          <w:lang w:val="en-GB"/>
        </w:rPr>
        <w:t>fP</w:t>
      </w:r>
      <w:r>
        <w:rPr>
          <w:rFonts w:ascii="Times New Roman" w:hAnsi="Times New Roman" w:cs="Times New Roman"/>
          <w:lang w:val="en-GB"/>
        </w:rPr>
        <w:t xml:space="preserve"> reaches 180 000 kW/s a drive can be set as a high speed drive.</w:t>
      </w:r>
    </w:p>
    <w:p>
      <w:pPr>
        <w:rPr>
          <w:ins w:id="10127" w:author="Claude" w:date="2026-09-02T12:00:00Z"/>
          <w:rFonts w:ascii="Times New Roman" w:hAnsi="Times New Roman" w:cs="Times New Roman"/>
          <w:lang w:val="en-GB"/>
        </w:rPr>
      </w:pPr>
      <w:ins w:id="10128" w:author="Claude" w:date="2026-09-02T12:00:00Z">
        <w:r>
          <w:rPr>
            <w:rFonts w:ascii="Times New Roman" w:hAnsi="Times New Roman" w:cs="Times New Roman"/>
            <w:lang w:val="en-GB"/>
          </w:rPr>
          <w:t xml:space="preserve">Two qualifications should be attached to this figure. The value is proposed here from a single design point, and the Voltcar machine is itself marginal by the tip-speed criterion, at 150.8 m/s against a 150 m/s threshold, so it is a weak anchor for a classification boundary. At this stage the </w:t>
        </w:r>
      </w:ins>
      <w:ins w:id="10129" w:author="Claude" w:date="2026-09-02T12:00:00Z">
        <w:r>
          <w:rPr>
            <w:rFonts w:ascii="Times New Roman" w:hAnsi="Times New Roman" w:cs="Times New Roman"/>
            <w:i/>
            <w:iCs/>
            <w:lang w:val="en-GB"/>
          </w:rPr>
          <w:t xml:space="preserve">fP</w:t>
        </w:r>
      </w:ins>
      <w:ins w:id="10130" w:author="Claude" w:date="2026-09-02T12:00:00Z">
        <w:r>
          <w:rPr>
            <w:rFonts w:ascii="Times New Roman" w:hAnsi="Times New Roman" w:cs="Times New Roman"/>
            <w:lang w:val="en-GB"/>
          </w:rPr>
          <w:t xml:space="preserve"> product is therefore best read as a descriptive figure of merit for converter burden rather than as a validated threshold; its calibration against a population of published machines is carried out later in this book.</w:t>
        </w:r>
      </w:ins>
    </w:p>
    <w:p>
      <w:pPr>
        <w:rPr>
          <w:ins w:id="10131" w:author="Claude" w:date="2026-09-02T12:00:00Z"/>
          <w:rFonts w:ascii="Times New Roman" w:hAnsi="Times New Roman" w:cs="Times New Roman"/>
          <w:lang w:val="en-GB"/>
        </w:rPr>
      </w:pPr>
      <w:ins w:id="10132" w:author="Claude" w:date="2026-09-02T12:00:00Z">
        <w:r>
          <w:rPr>
            <w:rFonts w:ascii="Times New Roman" w:hAnsi="Times New Roman" w:cs="Times New Roman"/>
            <w:lang w:val="en-GB"/>
          </w:rPr>
          <w:t xml:space="preserve">What the </w:t>
        </w:r>
      </w:ins>
      <w:ins w:id="10133" w:author="Claude" w:date="2026-09-02T12:00:00Z">
        <w:r>
          <w:rPr>
            <w:rFonts w:ascii="Times New Roman" w:hAnsi="Times New Roman" w:cs="Times New Roman"/>
            <w:i/>
            <w:iCs/>
            <w:lang w:val="en-GB"/>
          </w:rPr>
          <w:t xml:space="preserve">fP</w:t>
        </w:r>
      </w:ins>
      <w:ins w:id="10134" w:author="Claude" w:date="2026-09-02T12:00:00Z">
        <w:r>
          <w:rPr>
            <w:rFonts w:ascii="Times New Roman" w:hAnsi="Times New Roman" w:cs="Times New Roman"/>
            <w:lang w:val="en-GB"/>
          </w:rPr>
          <w:t xml:space="preserve"> product does capture, and what neither </w:t>
        </w:r>
      </w:ins>
      <w:ins w:id="10135" w:author="Claude" w:date="2026-09-02T12:00:00Z">
        <w:r>
          <w:rPr>
            <w:rFonts w:ascii="Times New Roman" w:hAnsi="Times New Roman" w:cs="Times New Roman"/>
            <w:i/>
            <w:iCs/>
            <w:lang w:val="en-GB"/>
          </w:rPr>
          <w:t xml:space="preserve">v</w:t>
        </w:r>
      </w:ins>
      <w:ins w:id="10136" w:author="Claude" w:date="2026-09-02T12:00:00Z">
        <w:r>
          <w:rPr>
            <w:rFonts w:ascii="Times New Roman" w:hAnsi="Times New Roman" w:cs="Times New Roman"/>
            <w:vertAlign w:val="subscript"/>
            <w:lang w:val="en-GB"/>
          </w:rPr>
          <w:t xml:space="preserve">tip</w:t>
        </w:r>
      </w:ins>
      <w:ins w:id="10137" w:author="Claude" w:date="2026-09-02T12:00:00Z">
        <w:r>
          <w:rPr>
            <w:rFonts w:ascii="Times New Roman" w:hAnsi="Times New Roman" w:cs="Times New Roman"/>
            <w:lang w:val="en-GB"/>
          </w:rPr>
          <w:t xml:space="preserve"> nor </w:t>
        </w:r>
      </w:ins>
      <w:ins w:id="10138" w:author="Claude" w:date="2026-09-02T12:00:00Z">
        <w:r>
          <w:rPr>
            <w:rFonts w:ascii="Times New Roman" w:hAnsi="Times New Roman" w:cs="Times New Roman"/>
            <w:i/>
            <w:iCs/>
            <w:lang w:val="en-GB"/>
          </w:rPr>
          <w:t xml:space="preserve">n</w:t>
        </w:r>
      </w:ins>
      <w:ins w:id="10139" w:author="Claude" w:date="2026-09-02T12:00:00Z">
        <w:r>
          <w:rPr>
            <w:rFonts w:ascii="Times New Roman" w:hAnsi="Times New Roman" w:cs="Times New Roman"/>
            <w:lang w:val="en-GB"/>
          </w:rPr>
          <w:t xml:space="preserve">√</w:t>
        </w:r>
      </w:ins>
      <w:ins w:id="10140" w:author="Claude" w:date="2026-09-02T12:00:00Z">
        <w:r>
          <w:rPr>
            <w:rFonts w:ascii="Times New Roman" w:hAnsi="Times New Roman" w:cs="Times New Roman"/>
            <w:i/>
            <w:iCs/>
            <w:lang w:val="en-GB"/>
          </w:rPr>
          <w:t xml:space="preserve">P</w:t>
        </w:r>
      </w:ins>
      <w:ins w:id="10141" w:author="Claude" w:date="2026-09-02T12:00:00Z">
        <w:r>
          <w:rPr>
            <w:rFonts w:ascii="Times New Roman" w:hAnsi="Times New Roman" w:cs="Times New Roman"/>
            <w:lang w:val="en-GB"/>
          </w:rPr>
          <w:t xml:space="preserve"> can, is the pole number. The same 120 kW rotor wound as a two-pole machine would have an identical tip speed and an identical </w:t>
        </w:r>
      </w:ins>
      <w:ins w:id="10142" w:author="Claude" w:date="2026-09-02T12:00:00Z">
        <w:r>
          <w:rPr>
            <w:rFonts w:ascii="Times New Roman" w:hAnsi="Times New Roman" w:cs="Times New Roman"/>
            <w:i/>
            <w:iCs/>
            <w:lang w:val="en-GB"/>
          </w:rPr>
          <w:t xml:space="preserve">n</w:t>
        </w:r>
      </w:ins>
      <w:ins w:id="10143" w:author="Claude" w:date="2026-09-02T12:00:00Z">
        <w:r>
          <w:rPr>
            <w:rFonts w:ascii="Times New Roman" w:hAnsi="Times New Roman" w:cs="Times New Roman"/>
            <w:lang w:val="en-GB"/>
          </w:rPr>
          <w:t xml:space="preserve">√</w:t>
        </w:r>
      </w:ins>
      <w:ins w:id="10144" w:author="Claude" w:date="2026-09-02T12:00:00Z">
        <w:r>
          <w:rPr>
            <w:rFonts w:ascii="Times New Roman" w:hAnsi="Times New Roman" w:cs="Times New Roman"/>
            <w:i/>
            <w:iCs/>
            <w:lang w:val="en-GB"/>
          </w:rPr>
          <w:t xml:space="preserve">P</w:t>
        </w:r>
      </w:ins>
      <w:ins w:id="10145" w:author="Claude" w:date="2026-09-02T12:00:00Z">
        <w:r>
          <w:rPr>
            <w:rFonts w:ascii="Times New Roman" w:hAnsi="Times New Roman" w:cs="Times New Roman"/>
            <w:lang w:val="en-GB"/>
          </w:rPr>
          <w:t xml:space="preserve">, while its fundamental frequency, and with it the </w:t>
        </w:r>
      </w:ins>
      <w:ins w:id="10146" w:author="Claude" w:date="2026-09-02T12:00:00Z">
        <w:r>
          <w:rPr>
            <w:rFonts w:ascii="Times New Roman" w:hAnsi="Times New Roman" w:cs="Times New Roman"/>
            <w:i/>
            <w:iCs/>
            <w:lang w:val="en-GB"/>
          </w:rPr>
          <w:t xml:space="preserve">fP</w:t>
        </w:r>
      </w:ins>
      <w:ins w:id="10147" w:author="Claude" w:date="2026-09-02T12:00:00Z">
        <w:r>
          <w:rPr>
            <w:rFonts w:ascii="Times New Roman" w:hAnsi="Times New Roman" w:cs="Times New Roman"/>
            <w:lang w:val="en-GB"/>
          </w:rPr>
          <w:t xml:space="preserve"> product, would fall by a factor of three. Figure 1.1 shows how the two criteria sit relative to one another in the power–speed plane.</w:t>
        </w:r>
      </w:ins>
    </w:p>
    <w:p>
      <w:pPr>
        <w:rPr>
          <w:ins w:id="10148" w:author="Claude" w:date="2026-09-02T12:00:00Z"/>
          <w:rFonts w:ascii="Times New Roman" w:hAnsi="Times New Roman" w:cs="Times New Roman"/>
          <w:lang w:val="en-GB"/>
        </w:rPr>
      </w:pPr>
      <w:ins w:id="10149" w:author="Claude" w:date="2026-09-02T12:00:00Z">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4311988"/>
              <wp:effectExtent l="0" t="0" r="0" b="0"/>
              <wp:docPr id="900000001" name="Picture 900000001"/>
              <wp:cNvGraphicFramePr>
                <a:graphicFrameLocks noChangeAspect="1"/>
              </wp:cNvGraphicFramePr>
              <a:graphic>
                <a:graphicData uri="http://schemas.openxmlformats.org/drawingml/2006/picture">
                  <pic:pic>
                    <pic:nvPicPr>
                      <pic:cNvPr id="900000001" name="fig_classification_map.png"/>
                      <pic:cNvPicPr/>
                    </pic:nvPicPr>
                    <pic:blipFill>
                      <a:blip r:embed="rId101"/>
                      <a:stretch>
                        <a:fillRect/>
                      </a:stretch>
                    </pic:blipFill>
                    <pic:spPr>
                      <a:xfrm>
                        <a:off x="0" y="0"/>
                        <a:ext cx="5731510" cy="4311988"/>
                      </a:xfrm>
                      <a:prstGeom prst="rect">
                        <a:avLst/>
                      </a:prstGeom>
                    </pic:spPr>
                  </pic:pic>
                </a:graphicData>
              </a:graphic>
            </wp:inline>
          </w:drawing>
        </w:r>
      </w:ins>
    </w:p>
    <w:p>
      <w:pPr>
        <w:rPr>
          <w:ins w:id="10150" w:author="Claude" w:date="2026-09-02T12:00:00Z"/>
          <w:rFonts w:ascii="Times New Roman" w:hAnsi="Times New Roman" w:cs="Times New Roman"/>
          <w:lang w:val="en-GB"/>
        </w:rPr>
      </w:pPr>
      <w:ins w:id="10151" w:author="Claude" w:date="2026-09-02T12:00:00Z">
        <w:r>
          <w:rPr>
            <w:rFonts w:ascii="Times New Roman" w:hAnsi="Times New Roman" w:cs="Times New Roman"/>
            <w:lang w:val="en-GB"/>
          </w:rPr>
          <w:t xml:space="preserve">Figure 1.1. The </w:t>
        </w:r>
      </w:ins>
      <w:ins w:id="10152" w:author="Claude" w:date="2026-09-02T12:00:00Z">
        <w:r>
          <w:rPr>
            <w:rFonts w:ascii="Times New Roman" w:hAnsi="Times New Roman" w:cs="Times New Roman"/>
            <w:i/>
            <w:iCs/>
            <w:lang w:val="en-GB"/>
          </w:rPr>
          <w:t xml:space="preserve">n</w:t>
        </w:r>
      </w:ins>
      <w:ins w:id="10153" w:author="Claude" w:date="2026-09-02T12:00:00Z">
        <w:r>
          <w:rPr>
            <w:rFonts w:ascii="Times New Roman" w:hAnsi="Times New Roman" w:cs="Times New Roman"/>
            <w:lang w:val="en-GB"/>
          </w:rPr>
          <w:t xml:space="preserve">√</w:t>
        </w:r>
      </w:ins>
      <w:ins w:id="10154" w:author="Claude" w:date="2026-09-02T12:00:00Z">
        <w:r>
          <w:rPr>
            <w:rFonts w:ascii="Times New Roman" w:hAnsi="Times New Roman" w:cs="Times New Roman"/>
            <w:i/>
            <w:iCs/>
            <w:lang w:val="en-GB"/>
          </w:rPr>
          <w:t xml:space="preserve">P</w:t>
        </w:r>
      </w:ins>
      <w:ins w:id="10155" w:author="Claude" w:date="2026-09-02T12:00:00Z">
        <w:r>
          <w:rPr>
            <w:rFonts w:ascii="Times New Roman" w:hAnsi="Times New Roman" w:cs="Times New Roman"/>
            <w:lang w:val="en-GB"/>
          </w:rPr>
          <w:t xml:space="preserve"> and </w:t>
        </w:r>
      </w:ins>
      <w:ins w:id="10156" w:author="Claude" w:date="2026-09-02T12:00:00Z">
        <w:r>
          <w:rPr>
            <w:rFonts w:ascii="Times New Roman" w:hAnsi="Times New Roman" w:cs="Times New Roman"/>
            <w:i/>
            <w:iCs/>
            <w:lang w:val="en-GB"/>
          </w:rPr>
          <w:t xml:space="preserve">fP</w:t>
        </w:r>
      </w:ins>
      <w:ins w:id="10157" w:author="Claude" w:date="2026-09-02T12:00:00Z">
        <w:r>
          <w:rPr>
            <w:rFonts w:ascii="Times New Roman" w:hAnsi="Times New Roman" w:cs="Times New Roman"/>
            <w:lang w:val="en-GB"/>
          </w:rPr>
          <w:t xml:space="preserve"> criteria in the power–speed plane. The </w:t>
        </w:r>
      </w:ins>
      <w:ins w:id="10158" w:author="Claude" w:date="2026-09-02T12:00:00Z">
        <w:r>
          <w:rPr>
            <w:rFonts w:ascii="Times New Roman" w:hAnsi="Times New Roman" w:cs="Times New Roman"/>
            <w:i/>
            <w:iCs/>
            <w:lang w:val="en-GB"/>
          </w:rPr>
          <w:t xml:space="preserve">fP</w:t>
        </w:r>
      </w:ins>
      <w:ins w:id="10159" w:author="Claude" w:date="2026-09-02T12:00:00Z">
        <w:r>
          <w:rPr>
            <w:rFonts w:ascii="Times New Roman" w:hAnsi="Times New Roman" w:cs="Times New Roman"/>
            <w:lang w:val="en-GB"/>
          </w:rPr>
          <w:t xml:space="preserve"> contour is drawn for </w:t>
        </w:r>
      </w:ins>
      <w:ins w:id="10160" w:author="Claude" w:date="2026-09-02T12:00:00Z">
        <w:r>
          <w:rPr>
            <w:rFonts w:ascii="Times New Roman" w:hAnsi="Times New Roman" w:cs="Times New Roman"/>
            <w:i/>
            <w:iCs/>
            <w:lang w:val="en-GB"/>
          </w:rPr>
          <w:t xml:space="preserve">p</w:t>
        </w:r>
      </w:ins>
      <w:ins w:id="10161" w:author="Claude" w:date="2026-09-02T12:00:00Z">
        <w:r>
          <w:rPr>
            <w:rFonts w:ascii="Times New Roman" w:hAnsi="Times New Roman" w:cs="Times New Roman"/>
            <w:lang w:val="en-GB"/>
          </w:rPr>
          <w:t xml:space="preserve"> = 3; changing the pole-pair number translates it vertically, which is the dependence that </w:t>
        </w:r>
      </w:ins>
      <w:ins w:id="10162" w:author="Claude" w:date="2026-09-02T12:00:00Z">
        <w:r>
          <w:rPr>
            <w:rFonts w:ascii="Times New Roman" w:hAnsi="Times New Roman" w:cs="Times New Roman"/>
            <w:i/>
            <w:iCs/>
            <w:lang w:val="en-GB"/>
          </w:rPr>
          <w:t xml:space="preserve">n</w:t>
        </w:r>
      </w:ins>
      <w:ins w:id="10163" w:author="Claude" w:date="2026-09-02T12:00:00Z">
        <w:r>
          <w:rPr>
            <w:rFonts w:ascii="Times New Roman" w:hAnsi="Times New Roman" w:cs="Times New Roman"/>
            <w:lang w:val="en-GB"/>
          </w:rPr>
          <w:t xml:space="preserve">√</w:t>
        </w:r>
      </w:ins>
      <w:ins w:id="10164" w:author="Claude" w:date="2026-09-02T12:00:00Z">
        <w:r>
          <w:rPr>
            <w:rFonts w:ascii="Times New Roman" w:hAnsi="Times New Roman" w:cs="Times New Roman"/>
            <w:i/>
            <w:iCs/>
            <w:lang w:val="en-GB"/>
          </w:rPr>
          <w:t xml:space="preserve">P</w:t>
        </w:r>
      </w:ins>
      <w:ins w:id="10165" w:author="Claude" w:date="2026-09-02T12:00:00Z">
        <w:r>
          <w:rPr>
            <w:rFonts w:ascii="Times New Roman" w:hAnsi="Times New Roman" w:cs="Times New Roman"/>
            <w:lang w:val="en-GB"/>
          </w:rPr>
          <w:t xml:space="preserve"> cannot express. The marked point is the machine of Table 1.1.</w:t>
        </w:r>
      </w:ins>
    </w:p>
    <w:p w14:paraId="6252BF76" w14:textId="3496CE13" w:rsidR="00E15CA5" w:rsidRPr="001D4F32" w:rsidRDefault="00371BF1" w:rsidP="00371BF1">
      <w:pPr>
        <w:pStyle w:val="Balk3"/>
        <w:rPr>
          <w:rFonts w:ascii="Times New Roman" w:hAnsi="Times New Roman" w:cs="Times New Roman"/>
          <w:lang w:val="en-GB"/>
        </w:rPr>
      </w:pPr>
      <w:r>
        <w:rPr>
          <w:rFonts w:ascii="Times New Roman" w:hAnsi="Times New Roman" w:cs="Times New Roman"/>
          <w:lang w:val="en-GB"/>
        </w:rPr>
        <w:lastRenderedPageBreak/>
        <w:t xml:space="preserve">1.1.2 Historical Context and the Direct-Drive Revolution in industrial high-speed applications</w:t>
      </w:r>
    </w:p>
    <w:p w14:paraId="47842FF1" w14:textId="5DC0ED4C" w:rsidR="009F1B51" w:rsidRPr="001D4F32" w:rsidRDefault="009F1B51" w:rsidP="009F1B51">
      <w:pPr>
        <w:rPr>
          <w:rFonts w:ascii="Times New Roman" w:hAnsi="Times New Roman" w:cs="Times New Roman"/>
          <w:lang w:val="en-GB"/>
        </w:rPr>
      </w:pPr>
      <w:r>
        <w:rPr>
          <w:rFonts w:ascii="Times New Roman" w:hAnsi="Times New Roman" w:cs="Times New Roman"/>
          <w:lang w:val="en-GB"/>
        </w:rPr>
        <w:t>For decades, the industrial standard for achieving high-speed rotation, required for compressors, pumps, and fans, relied on the geared solution. This architecture utilizes a standard four-pole network-connected induction motor operating at 1,500 or 1,800 r/min, coupled to a mechanical speed-increaser gearbox. While functionally mature, this traditional setup is increasingly viewed as a bottleneck in the pursuit of system efficiency and power density. The modern transition toward integrated high-speed (HS) units represents a fundamental shift toward direct-drive technology, where the electrical machine is designed to match the load speed natively.</w:t>
      </w:r>
    </w:p>
    <w:p w14:paraId="3530158E" w14:textId="77777777" w:rsidR="009F1B51" w:rsidRPr="001D4F32" w:rsidRDefault="009F1B51" w:rsidP="009F1B51">
      <w:pPr>
        <w:rPr>
          <w:rFonts w:ascii="Times New Roman" w:hAnsi="Times New Roman" w:cs="Times New Roman"/>
          <w:b/>
          <w:bCs/>
          <w:lang w:val="en-GB"/>
        </w:rPr>
      </w:pPr>
      <w:r>
        <w:rPr>
          <w:rFonts w:ascii="Times New Roman" w:hAnsi="Times New Roman" w:cs="Times New Roman"/>
          <w:b/>
          <w:bCs/>
          <w:lang w:val="en-GB"/>
        </w:rPr>
        <w:t>The Limitations of the Geared Legacy</w:t>
      </w:r>
    </w:p>
    <w:p w14:paraId="10B7BCBC" w14:textId="7BA98DA0" w:rsidR="009F1B51" w:rsidRDefault="009F1B51" w:rsidP="009F1B51">
      <w:pPr>
        <w:rPr>
          <w:rFonts w:ascii="Times New Roman" w:hAnsi="Times New Roman" w:cs="Times New Roman"/>
          <w:lang w:val="en-GB"/>
        </w:rPr>
      </w:pPr>
      <w:r>
        <w:rPr>
          <w:rFonts w:ascii="Times New Roman" w:hAnsi="Times New Roman" w:cs="Times New Roman"/>
          <w:lang w:val="en-GB"/>
        </w:rPr>
        <w:t xml:space="preserve">The primary driver for this transition is the inherent complexity of the mechanical drivetrain. Gearboxes are notoriously maintenance-intensive; they require dedicated massive lubrication systems, oil cooling, and frequent seal replacements. Mechanically, they introduce significant parasitic losses, often reducing system efficiency by 2% to 5%. Furthermore, the sheer physical footprint of a motor-gearbox-load assembly is substantial, making it unsuitable for applications where space and mass are at a premium, such as subsea compression or mobile transport. In the worst case a geared HS unit needs a two-store building where a large lubrication-oil tank needs to be located below the drive itself in the basement. </w:t>
      </w:r>
    </w:p>
    <w:p w14:paraId="0862386A" w14:textId="155BB918" w:rsidR="00A646C7" w:rsidRDefault="00A646C7" w:rsidP="009F1B51">
      <w:pPr>
        <w:rPr>
          <w:rFonts w:ascii="Times New Roman" w:hAnsi="Times New Roman" w:cs="Times New Roman"/>
          <w:lang w:val="en-GB"/>
        </w:rPr>
      </w:pPr>
      <w:del w:id="10458" w:author="Claude" w:date="2026-09-02T12:00:00Z">
        <w:r>
          <w:rPr>
            <w:rFonts w:ascii="Times New Roman" w:hAnsi="Times New Roman" w:cs="Times New Roman"/>
            <w:noProof/>
            <w:lang w:val="en-GB"/>
          </w:rPr>
          <w:drawing>
            <wp:inline distT="0" distB="0" distL="0" distR="0" wp14:anchorId="7AD894E6" wp14:editId="6132750D">
              <wp:extent cx="5731510" cy="3126105"/>
              <wp:effectExtent l="0" t="0" r="2540" b="0"/>
              <wp:docPr id="1690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035" name="Picture 1690460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del>
      <w:ins w:id="10460" w:author="Claude" w:date="2026-09-02T12:00:00Z">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5694722"/>
              <wp:effectExtent l="0" t="0" r="0" b="0"/>
              <wp:docPr id="900000006" name="Picture 900000006"/>
              <wp:cNvGraphicFramePr>
                <a:graphicFrameLocks noChangeAspect="1"/>
              </wp:cNvGraphicFramePr>
              <a:graphic>
                <a:graphicData uri="http://schemas.openxmlformats.org/drawingml/2006/picture">
                  <pic:pic>
                    <pic:nvPicPr>
                      <pic:cNvPr id="900000006" name="fig_geared_vs_directdrive.png"/>
                      <pic:cNvPicPr/>
                    </pic:nvPicPr>
                    <pic:blipFill>
                      <a:blip r:embed="rId106"/>
                      <a:stretch>
                        <a:fillRect/>
                      </a:stretch>
                    </pic:blipFill>
                    <pic:spPr>
                      <a:xfrm>
                        <a:off x="0" y="0"/>
                        <a:ext cx="5731510" cy="5694722"/>
                      </a:xfrm>
                      <a:prstGeom prst="rect">
                        <a:avLst/>
                      </a:prstGeom>
                    </pic:spPr>
                  </pic:pic>
                </a:graphicData>
              </a:graphic>
            </wp:inline>
          </w:drawing>
        </w:r>
      </w:ins>
    </w:p>
    <w:p w14:paraId="1ECE20FD" w14:textId="698D0D97" w:rsidR="00A646C7" w:rsidRPr="001D4F32" w:rsidRDefault="00A646C7" w:rsidP="009F1B51">
      <w:pPr>
        <w:rPr>
          <w:rFonts w:ascii="Times New Roman" w:hAnsi="Times New Roman" w:cs="Times New Roman"/>
          <w:lang w:val="en-GB"/>
        </w:rPr>
      </w:pPr>
      <w:del w:id="10166" w:author="Claude" w:date="2026-09-02T12:00:00Z">
        <w:r>
          <w:rPr>
            <w:rFonts w:ascii="Times New Roman" w:hAnsi="Times New Roman" w:cs="Times New Roman"/>
            <w:lang w:val="en-GB"/>
          </w:rPr>
          <w:delText>Figure 2. Caption</w:delText>
        </w:r>
      </w:del>
      <w:ins w:id="10167" w:author="Claude" w:date="2026-09-02T12:00:00Z">
        <w:r>
          <w:rPr>
            <w:rFonts w:ascii="Times New Roman" w:hAnsi="Times New Roman" w:cs="Times New Roman"/>
            <w:lang w:val="en-GB"/>
          </w:rPr>
          <w:t xml:space="preserve">Figure 1.2. Traditional geared and integrated direct-drive architectures. Left: a mains-frequency motor drives the impeller through a step-up gearbox and its lubrication system. Right: the impeller is mounted directly on the high-speed motor shaft, optionally carried on active magnetic bearings, and the gearbox, couplings and oil system disappear.</w:t>
        </w:r>
      </w:ins>
    </w:p>
    <w:p w14:paraId="73D02B18" w14:textId="630C7E20" w:rsidR="009F1B51" w:rsidRPr="001D4F32" w:rsidRDefault="009F1B51" w:rsidP="009F1B51">
      <w:pPr>
        <w:rPr>
          <w:rFonts w:ascii="Times New Roman" w:hAnsi="Times New Roman" w:cs="Times New Roman"/>
          <w:b/>
          <w:bCs/>
          <w:lang w:val="en-GB"/>
        </w:rPr>
      </w:pPr>
      <w:r>
        <w:rPr>
          <w:rFonts w:ascii="Times New Roman" w:hAnsi="Times New Roman" w:cs="Times New Roman"/>
          <w:b/>
          <w:bCs/>
          <w:lang w:val="en-GB"/>
        </w:rPr>
        <w:t>The Integrated High-Speed Unit: A Leap in Performance</w:t>
      </w:r>
    </w:p>
    <w:p w14:paraId="14123DC5" w14:textId="4F0EE809" w:rsidR="009F1B51" w:rsidRPr="001D4F32" w:rsidRDefault="009F1B51" w:rsidP="009F1B51">
      <w:pPr>
        <w:rPr>
          <w:rFonts w:ascii="Times New Roman" w:hAnsi="Times New Roman" w:cs="Times New Roman"/>
          <w:lang w:val="en-GB"/>
        </w:rPr>
      </w:pPr>
      <w:r>
        <w:rPr>
          <w:rFonts w:ascii="Times New Roman" w:hAnsi="Times New Roman" w:cs="Times New Roman"/>
          <w:lang w:val="en-GB"/>
        </w:rPr>
        <w:t>By eliminating the gearbox, integrated high-speed units offer a streamlined plug-and-play alternative. In this configuration, the rotor of the electrical machine is often mounted on the same shaft as the process load (e.g., the impeller). This integration yields several transformative benefits:</w:t>
      </w:r>
    </w:p>
    <w:p w14:paraId="1AD86065" w14:textId="77777777" w:rsidR="009F1B51" w:rsidRPr="001D4F32" w:rsidRDefault="009F1B51" w:rsidP="009F1B51">
      <w:pPr>
        <w:numPr>
          <w:ilvl w:val="0"/>
          <w:numId w:val="10"/>
        </w:numPr>
        <w:rPr>
          <w:rFonts w:ascii="Times New Roman" w:hAnsi="Times New Roman" w:cs="Times New Roman"/>
          <w:lang w:val="en-GB"/>
        </w:rPr>
      </w:pPr>
      <w:r>
        <w:rPr>
          <w:rFonts w:ascii="Times New Roman" w:hAnsi="Times New Roman" w:cs="Times New Roman"/>
          <w:lang w:val="en-GB"/>
        </w:rPr>
        <w:t>System Efficiency: Removing the gear stages and high-speed couplings provides a direct boost to wire-to-shaft efficiency. When combined with the high fundamental efficiency of a permanent magnet or solid-rotor induction motor, the energy savings over a 20-year lifecycle are immense.</w:t>
      </w:r>
    </w:p>
    <w:p w14:paraId="79F6D483" w14:textId="3626BA16" w:rsidR="009F1B51" w:rsidRPr="001D4F32" w:rsidRDefault="009F1B51" w:rsidP="009F1B51">
      <w:pPr>
        <w:numPr>
          <w:ilvl w:val="0"/>
          <w:numId w:val="10"/>
        </w:numPr>
        <w:rPr>
          <w:rFonts w:ascii="Times New Roman" w:hAnsi="Times New Roman" w:cs="Times New Roman"/>
          <w:lang w:val="en-GB"/>
        </w:rPr>
      </w:pPr>
      <w:r>
        <w:rPr>
          <w:rFonts w:ascii="Times New Roman" w:hAnsi="Times New Roman" w:cs="Times New Roman"/>
          <w:lang w:val="en-GB"/>
        </w:rPr>
        <w:lastRenderedPageBreak/>
        <w:t>Oil-Free Operation: Integrated units often utilize active magnetic bearings (AMB) or foil bearings. This removes the need for oil lubrication entirely, allowing for oil-free processes that are critical in the food, pharmaceutical, and semiconductor industries, as well as in subsea environments where oil leakage is an environmental hazard.</w:t>
      </w:r>
    </w:p>
    <w:p w14:paraId="0D438CEB" w14:textId="77777777" w:rsidR="009F1B51" w:rsidRPr="001D4F32" w:rsidRDefault="009F1B51" w:rsidP="009F1B51">
      <w:pPr>
        <w:numPr>
          <w:ilvl w:val="0"/>
          <w:numId w:val="10"/>
        </w:numPr>
        <w:rPr>
          <w:rFonts w:ascii="Times New Roman" w:hAnsi="Times New Roman" w:cs="Times New Roman"/>
          <w:lang w:val="en-GB"/>
        </w:rPr>
      </w:pPr>
      <w:r>
        <w:rPr>
          <w:rFonts w:ascii="Times New Roman" w:hAnsi="Times New Roman" w:cs="Times New Roman"/>
          <w:lang w:val="en-GB"/>
        </w:rPr>
        <w:t>Reliability and Maintenance: With fewer moving parts and no mechanical gears to wear down, the Mean Time Between Failure (MTBF) increases significantly. The machine becomes a hermetically sealable unit, protected from the environment.</w:t>
      </w:r>
    </w:p>
    <w:p w14:paraId="7381D96D" w14:textId="77777777" w:rsidR="009F1B51" w:rsidRPr="001D4F32" w:rsidRDefault="009F1B51" w:rsidP="009F1B51">
      <w:pPr>
        <w:rPr>
          <w:rFonts w:ascii="Times New Roman" w:hAnsi="Times New Roman" w:cs="Times New Roman"/>
          <w:b/>
          <w:bCs/>
          <w:lang w:val="en-GB"/>
        </w:rPr>
      </w:pPr>
      <w:r>
        <w:rPr>
          <w:rFonts w:ascii="Times New Roman" w:hAnsi="Times New Roman" w:cs="Times New Roman"/>
          <w:b/>
          <w:bCs/>
          <w:lang w:val="en-GB"/>
        </w:rPr>
        <w:t>Challenges and Trade-offs</w:t>
      </w:r>
    </w:p>
    <w:p w14:paraId="43A5774A" w14:textId="60B8EF75" w:rsidR="009F1B51" w:rsidRPr="001D4F32" w:rsidRDefault="009F1B51" w:rsidP="009F1B51">
      <w:pPr>
        <w:rPr>
          <w:rFonts w:ascii="Times New Roman" w:hAnsi="Times New Roman" w:cs="Times New Roman"/>
          <w:lang w:val="en-GB"/>
        </w:rPr>
      </w:pPr>
      <w:r>
        <w:rPr>
          <w:rFonts w:ascii="Times New Roman" w:hAnsi="Times New Roman" w:cs="Times New Roman"/>
          <w:lang w:val="en-GB"/>
        </w:rPr>
        <w:t>The transition is not without its engineering hurdles. Moving from 1,800 r/min to 60,000 r/min shifts the burden from mechanical engineering to multidisciplinary physics. The integrated rotor must handle extreme centrifugal stresses, and the stator must be designed to withstand high-frequency iron losses. Furthermore, the loss of the gearbox means the electrical machine must handle the full thermal load of the process within a much smaller volume, necessitating advanced cooling strategies like direct-oil cooling or jacket cooling.</w:t>
      </w:r>
    </w:p>
    <w:p w14:paraId="3DDE17DE" w14:textId="77777777" w:rsidR="009F1B51" w:rsidRPr="001D4F32" w:rsidRDefault="009F1B51" w:rsidP="009F1B51">
      <w:pPr>
        <w:rPr>
          <w:rFonts w:ascii="Times New Roman" w:hAnsi="Times New Roman" w:cs="Times New Roman"/>
          <w:lang w:val="en-GB"/>
        </w:rPr>
      </w:pPr>
      <w:r>
        <w:rPr>
          <w:rFonts w:ascii="Times New Roman" w:hAnsi="Times New Roman" w:cs="Times New Roman"/>
          <w:lang w:val="en-GB"/>
        </w:rPr>
        <w:t>The move from geared systems to integrated high-speed units is more than a component swap; it is a systemic evolution. As Wide Bandgap (SiC) power electronics and high-strength rotor materials continue to mature, the "direct-drive" approach is becoming the default for any application where footprint, efficiency, and reliability are paramount. This chapter explores how this transition is redefining industrial standards and opening new frontiers in high-performance engineering.</w:t>
      </w:r>
    </w:p>
    <w:p w14:paraId="2E989EB9" w14:textId="1CD44420" w:rsidR="006C6A69" w:rsidRPr="001D4F32" w:rsidRDefault="006C6A69" w:rsidP="006C6A69">
      <w:pPr>
        <w:rPr>
          <w:rFonts w:ascii="Times New Roman" w:hAnsi="Times New Roman" w:cs="Times New Roman"/>
          <w:b/>
          <w:bCs/>
          <w:lang w:val="en-GB"/>
        </w:rPr>
      </w:pPr>
      <w:r>
        <w:rPr>
          <w:rFonts w:ascii="Times New Roman" w:hAnsi="Times New Roman" w:cs="Times New Roman"/>
          <w:b/>
          <w:bCs/>
          <w:lang w:val="en-GB"/>
        </w:rPr>
        <w:t>The Divergent Evolution: Direct-Drive Industrial vs. Geared Traction</w:t>
      </w:r>
    </w:p>
    <w:p w14:paraId="300DF992" w14:textId="77777777" w:rsidR="006C6A69" w:rsidRPr="001D4F32" w:rsidRDefault="006C6A69" w:rsidP="006C6A69">
      <w:pPr>
        <w:rPr>
          <w:rFonts w:ascii="Times New Roman" w:hAnsi="Times New Roman" w:cs="Times New Roman"/>
          <w:lang w:val="en-GB"/>
        </w:rPr>
      </w:pPr>
      <w:r>
        <w:rPr>
          <w:rFonts w:ascii="Times New Roman" w:hAnsi="Times New Roman" w:cs="Times New Roman"/>
          <w:lang w:val="en-GB"/>
        </w:rPr>
        <w:t>While the trend in high-speed engineering is toward higher rotational velocities, the physical implementation of that speed differs radically based on the economic and operational requirements of the application. This creates a fascinating divergence: Industrial HS units are moving toward the elimination of gears and bearings, while Traction HS units are embracing them as essential components of a mass-optimized system.</w:t>
      </w:r>
    </w:p>
    <w:p w14:paraId="232C3221" w14:textId="77777777" w:rsidR="006C6A69" w:rsidRPr="001D4F32" w:rsidRDefault="006C6A69" w:rsidP="006C6A69">
      <w:pPr>
        <w:rPr>
          <w:rFonts w:ascii="Times New Roman" w:hAnsi="Times New Roman" w:cs="Times New Roman"/>
          <w:b/>
          <w:bCs/>
          <w:lang w:val="en-GB"/>
        </w:rPr>
      </w:pPr>
      <w:r>
        <w:rPr>
          <w:rFonts w:ascii="Times New Roman" w:hAnsi="Times New Roman" w:cs="Times New Roman"/>
          <w:b/>
          <w:bCs/>
          <w:lang w:val="en-GB"/>
        </w:rPr>
        <w:t>The Industrial Paradigm: The "Gearless" Hermetic Unit</w:t>
      </w:r>
    </w:p>
    <w:p w14:paraId="718BD887" w14:textId="1499B589" w:rsidR="006C6A69" w:rsidRPr="001D4F32" w:rsidRDefault="006C6A69" w:rsidP="006C6A69">
      <w:pPr>
        <w:rPr>
          <w:rFonts w:ascii="Times New Roman" w:hAnsi="Times New Roman" w:cs="Times New Roman"/>
          <w:lang w:val="en-GB"/>
        </w:rPr>
      </w:pPr>
      <w:r>
        <w:rPr>
          <w:rFonts w:ascii="Times New Roman" w:hAnsi="Times New Roman" w:cs="Times New Roman"/>
          <w:lang w:val="en-GB"/>
        </w:rPr>
        <w:t>In the industrial sector, covering compressors, blowers, and expanders, the move is toward total integration. By mounting the impeller directly on the motor shaft and utilizing Active Magnetic Bearings (AMB) or foil bearings, the system becomes a single, hermetically sealed unit.</w:t>
      </w:r>
    </w:p>
    <w:p w14:paraId="1CFEAA42" w14:textId="77777777" w:rsidR="006C6A69" w:rsidRPr="001D4F32" w:rsidRDefault="006C6A69" w:rsidP="006C6A69">
      <w:pPr>
        <w:rPr>
          <w:rFonts w:ascii="Times New Roman" w:hAnsi="Times New Roman" w:cs="Times New Roman"/>
          <w:lang w:val="en-GB"/>
        </w:rPr>
      </w:pPr>
      <w:r>
        <w:rPr>
          <w:rFonts w:ascii="Times New Roman" w:hAnsi="Times New Roman" w:cs="Times New Roman"/>
          <w:lang w:val="en-GB"/>
        </w:rPr>
        <w:t>The primary driver here is Total Cost of Ownership (TCO) and process purity. For a wastewater treatment plant or a subsea gas compressor, the elimination of the gearbox and the oil-lubrication system removes the most frequent points of failure. Although the initial capital expenditure (CAPEX) for a high-speed motor and AMB system is higher than a geared induction motor, the savings in maintenance, the 2–5% gain in system efficiency, and the "oil-free" operation justify the investment. Here, high speed is the enabler for simplicity and reliability.</w:t>
      </w:r>
    </w:p>
    <w:p w14:paraId="70D65926" w14:textId="77777777" w:rsidR="006C6A69" w:rsidRPr="001D4F32" w:rsidRDefault="006C6A69" w:rsidP="006C6A69">
      <w:pPr>
        <w:rPr>
          <w:rFonts w:ascii="Times New Roman" w:hAnsi="Times New Roman" w:cs="Times New Roman"/>
          <w:b/>
          <w:bCs/>
          <w:lang w:val="en-GB"/>
        </w:rPr>
      </w:pPr>
      <w:r>
        <w:rPr>
          <w:rFonts w:ascii="Times New Roman" w:hAnsi="Times New Roman" w:cs="Times New Roman"/>
          <w:b/>
          <w:bCs/>
          <w:lang w:val="en-GB"/>
        </w:rPr>
        <w:t>The Traction Paradigm: The Geared High-Speed Optimum</w:t>
      </w:r>
    </w:p>
    <w:p w14:paraId="6A270954" w14:textId="4D0C165C" w:rsidR="006C6A69" w:rsidRPr="001D4F32" w:rsidRDefault="006C6A69" w:rsidP="006C6A69">
      <w:pPr>
        <w:rPr>
          <w:rFonts w:ascii="Times New Roman" w:hAnsi="Times New Roman" w:cs="Times New Roman"/>
          <w:lang w:val="en-GB"/>
        </w:rPr>
      </w:pPr>
      <w:r>
        <w:rPr>
          <w:rFonts w:ascii="Times New Roman" w:hAnsi="Times New Roman" w:cs="Times New Roman"/>
          <w:lang w:val="en-GB"/>
        </w:rPr>
        <w:t>In the automotive and heavy-duty traction sector, engineering logic flips. A direct-drive motor for a vehicle would require immense torque to provide the necessary acceleration at the wheels, leading to a massive, heavy, and expensive machine. To keep the vehicle light and the cost low, engineers utilize the High-Speed Optimum: a high-speed motor (often 15,000 to 25,000 r/min) coupled with a high-precision, fixed-ratio step-down gearbox.</w:t>
      </w:r>
    </w:p>
    <w:p w14:paraId="769DC589" w14:textId="77777777" w:rsidR="006C6A69" w:rsidRPr="001D4F32" w:rsidRDefault="006C6A69" w:rsidP="006C6A69">
      <w:pPr>
        <w:rPr>
          <w:rFonts w:ascii="Times New Roman" w:hAnsi="Times New Roman" w:cs="Times New Roman"/>
          <w:lang w:val="en-GB"/>
        </w:rPr>
      </w:pPr>
      <w:r>
        <w:rPr>
          <w:rFonts w:ascii="Times New Roman" w:hAnsi="Times New Roman" w:cs="Times New Roman"/>
          <w:lang w:val="en-GB"/>
        </w:rPr>
        <w:t>Unlike the industrial compressor, the traction motor relies on high-precision, oil-lubricated angular-contact ball bearings. These are chosen over AMBs because they are significantly cheaper, more compact, and capable of handling the high shock and vibration loads inherent in road transport.</w:t>
      </w:r>
    </w:p>
    <w:p w14:paraId="1DB019CC" w14:textId="77777777" w:rsidR="006C6A69" w:rsidRPr="001D4F32" w:rsidRDefault="006C6A69" w:rsidP="006C6A69">
      <w:pPr>
        <w:rPr>
          <w:rFonts w:ascii="Times New Roman" w:hAnsi="Times New Roman" w:cs="Times New Roman"/>
          <w:b/>
          <w:bCs/>
          <w:lang w:val="en-GB"/>
        </w:rPr>
      </w:pPr>
      <w:r>
        <w:rPr>
          <w:rFonts w:ascii="Times New Roman" w:hAnsi="Times New Roman" w:cs="Times New Roman"/>
          <w:b/>
          <w:bCs/>
          <w:lang w:val="en-GB"/>
        </w:rPr>
        <w:lastRenderedPageBreak/>
        <w:t>The Economic Paradox: Why "More Parts" Can Be Cheaper</w:t>
      </w:r>
    </w:p>
    <w:p w14:paraId="07DA78DC" w14:textId="77777777" w:rsidR="006C6A69" w:rsidRPr="001D4F32" w:rsidRDefault="006C6A69" w:rsidP="006C6A69">
      <w:pPr>
        <w:rPr>
          <w:rFonts w:ascii="Times New Roman" w:hAnsi="Times New Roman" w:cs="Times New Roman"/>
          <w:lang w:val="en-GB"/>
        </w:rPr>
      </w:pPr>
      <w:r>
        <w:rPr>
          <w:rFonts w:ascii="Times New Roman" w:hAnsi="Times New Roman" w:cs="Times New Roman"/>
          <w:lang w:val="en-GB"/>
        </w:rPr>
        <w:t xml:space="preserve">The traction sector proves an interesting economic paradox: adding a gearbox and a lubrication system is actually cheaper than building a low-speed direct-drive motor.</w:t>
      </w:r>
    </w:p>
    <w:p w14:paraId="635B49EA" w14:textId="77777777" w:rsidR="006C6A69" w:rsidRPr="001D4F32" w:rsidRDefault="006C6A69" w:rsidP="006C6A69">
      <w:pPr>
        <w:numPr>
          <w:ilvl w:val="0"/>
          <w:numId w:val="11"/>
        </w:numPr>
        <w:rPr>
          <w:rFonts w:ascii="Times New Roman" w:hAnsi="Times New Roman" w:cs="Times New Roman"/>
          <w:lang w:val="en-GB"/>
        </w:rPr>
      </w:pPr>
      <w:r>
        <w:rPr>
          <w:rFonts w:ascii="Times New Roman" w:hAnsi="Times New Roman" w:cs="Times New Roman"/>
          <w:lang w:val="en-GB"/>
        </w:rPr>
        <w:t>Material Cost: A high-speed motor is much smaller, requiring significantly less copper and rare-earth magnet material.</w:t>
      </w:r>
    </w:p>
    <w:p w14:paraId="402F867A" w14:textId="0C496F00" w:rsidR="006C6A69" w:rsidRPr="001D4F32" w:rsidRDefault="006C6A69" w:rsidP="006C6A69">
      <w:pPr>
        <w:numPr>
          <w:ilvl w:val="0"/>
          <w:numId w:val="11"/>
        </w:numPr>
        <w:rPr>
          <w:rFonts w:ascii="Times New Roman" w:hAnsi="Times New Roman" w:cs="Times New Roman"/>
          <w:lang w:val="en-GB"/>
        </w:rPr>
      </w:pPr>
      <w:r>
        <w:rPr>
          <w:rFonts w:ascii="Times New Roman" w:hAnsi="Times New Roman" w:cs="Times New Roman"/>
          <w:lang w:val="en-GB"/>
        </w:rPr>
        <w:t xml:space="preserve">The "Torque is Expensive" Rule: Since </w:t>
      </w:r>
      <w:r>
        <w:rPr>
          <w:rFonts w:ascii="Times New Roman" w:hAnsi="Times New Roman" w:cs="Times New Roman"/>
          <w:i/>
          <w:iCs/>
          <w:lang w:val="en-GB"/>
        </w:rPr>
        <w:t>P = T</w:t>
        <w:sym w:font="Symbol" w:char="F057"/>
      </w:r>
      <w:r>
        <w:rPr>
          <w:rFonts w:ascii="Times New Roman" w:hAnsi="Times New Roman" w:cs="Times New Roman"/>
          <w:lang w:val="en-GB"/>
        </w:rPr>
        <w:t>, if you increase speed (</w:t>
      </w:r>
      <w:r>
        <w:rPr>
          <w:rFonts w:ascii="Times New Roman" w:hAnsi="Times New Roman" w:cs="Times New Roman"/>
          <w:i/>
          <w:iCs/>
          <w:lang w:val="en-GB"/>
        </w:rPr>
        <w:sym w:font="Symbol" w:char="F057"/>
      </w:r>
      <w:r>
        <w:rPr>
          <w:rFonts w:ascii="Times New Roman" w:hAnsi="Times New Roman" w:cs="Times New Roman"/>
          <w:lang w:val="en-GB"/>
        </w:rPr>
        <w:t>), you can produce the same power (</w:t>
      </w:r>
      <w:r>
        <w:rPr>
          <w:rFonts w:ascii="Times New Roman" w:hAnsi="Times New Roman" w:cs="Times New Roman"/>
          <w:i/>
          <w:iCs/>
          <w:lang w:val="en-GB"/>
        </w:rPr>
        <w:t>P</w:t>
      </w:r>
      <w:r>
        <w:rPr>
          <w:rFonts w:ascii="Times New Roman" w:hAnsi="Times New Roman" w:cs="Times New Roman"/>
          <w:lang w:val="en-GB"/>
        </w:rPr>
        <w:t>) with much less torque (</w:t>
      </w:r>
      <w:r>
        <w:rPr>
          <w:rFonts w:ascii="Times New Roman" w:hAnsi="Times New Roman" w:cs="Times New Roman"/>
          <w:i/>
          <w:iCs/>
          <w:lang w:val="en-GB"/>
        </w:rPr>
        <w:t>T</w:t>
      </w:r>
      <w:r>
        <w:rPr>
          <w:rFonts w:ascii="Times New Roman" w:hAnsi="Times New Roman" w:cs="Times New Roman"/>
          <w:lang w:val="en-GB"/>
        </w:rPr>
        <w:t>). In traction, where space is limited, it is economically and physically superior to generate that power at high speed and use a robust set of gears to trade speed for the torque required at the axles.</w:t>
      </w:r>
    </w:p>
    <w:p w14:paraId="7A46C272" w14:textId="6AAD7C05" w:rsidR="006C6A69" w:rsidRPr="001D4F32" w:rsidRDefault="006C6A69" w:rsidP="006C6A69">
      <w:pPr>
        <w:rPr>
          <w:rFonts w:ascii="Times New Roman" w:hAnsi="Times New Roman" w:cs="Times New Roman"/>
          <w:lang w:val="en-GB"/>
        </w:rPr>
      </w:pPr>
      <w:r>
        <w:rPr>
          <w:rFonts w:ascii="Times New Roman" w:hAnsi="Times New Roman" w:cs="Times New Roman"/>
          <w:lang w:val="en-GB"/>
        </w:rPr>
        <w:t>In summary, the high-speed field is split between the industrial goal of no gears to maximize reliability, and the traction goal of high-speed plus gears to maximize power density and minimize cost. This chapter explores how these two different philosophies dictate the choice of materials, topologies, and power electronics.</w:t>
      </w:r>
    </w:p>
    <w:p w14:paraId="0CAEEB02" w14:textId="77777777" w:rsidR="00083943" w:rsidRPr="001D4F32" w:rsidRDefault="00083943" w:rsidP="006C6A69">
      <w:pPr>
        <w:rPr>
          <w:rFonts w:ascii="Times New Roman" w:hAnsi="Times New Roman" w:cs="Times New Roman"/>
          <w:lang w:val="en-GB"/>
        </w:rPr>
      </w:pPr>
    </w:p>
    <w:p w14:paraId="612DE266" w14:textId="77777777" w:rsidR="00E53655" w:rsidRPr="001D4F32" w:rsidRDefault="00E53655" w:rsidP="00371BF1">
      <w:pPr>
        <w:pStyle w:val="Balk3"/>
        <w:rPr>
          <w:rFonts w:ascii="Times New Roman" w:hAnsi="Times New Roman" w:cs="Times New Roman"/>
          <w:lang w:val="en-GB"/>
        </w:rPr>
      </w:pPr>
      <w:r>
        <w:rPr>
          <w:rFonts w:ascii="Times New Roman" w:hAnsi="Times New Roman" w:cs="Times New Roman"/>
          <w:lang w:val="en-GB"/>
        </w:rPr>
        <w:t>1.2.1 Industrial High-Speed Machines: The Stationary Approach</w:t>
      </w:r>
    </w:p>
    <w:p w14:paraId="385344B0" w14:textId="77777777" w:rsidR="00E53655" w:rsidRPr="001D4F32" w:rsidRDefault="00E53655" w:rsidP="00E53655">
      <w:pPr>
        <w:rPr>
          <w:rFonts w:ascii="Times New Roman" w:hAnsi="Times New Roman" w:cs="Times New Roman"/>
          <w:lang w:val="en-GB"/>
        </w:rPr>
      </w:pPr>
      <w:r>
        <w:rPr>
          <w:rFonts w:ascii="Times New Roman" w:hAnsi="Times New Roman" w:cs="Times New Roman"/>
          <w:lang w:val="en-GB"/>
        </w:rPr>
        <w:t xml:space="preserve">In the industrial sector, the transition to high-speed (HS) electrical machines is driven by a paradigm of </w:t>
      </w:r>
      <w:r>
        <w:rPr>
          <w:rFonts w:ascii="Times New Roman" w:hAnsi="Times New Roman" w:cs="Times New Roman"/>
          <w:b/>
          <w:bCs/>
          <w:lang w:val="en-GB"/>
        </w:rPr>
        <w:t>system simplification and life-cycle economy.</w:t>
      </w:r>
      <w:r>
        <w:rPr>
          <w:rFonts w:ascii="Times New Roman" w:hAnsi="Times New Roman" w:cs="Times New Roman"/>
          <w:lang w:val="en-GB"/>
        </w:rPr>
        <w:t xml:space="preserve"> For applications such as centrifugal compressors, wastewater aeration blowers, and organic Rankine cycle (ORC) energy recovery systems, the "stationary" approach to HS design prioritizes long-term reliability and high operational efficiency over extreme mass minimization. Unlike the traction sector, where every kilogram saved translates to vehicle range, the industrial HS machine is often judged by its ability to run maintenance-free for 100,000 hours.</w:t>
      </w:r>
    </w:p>
    <w:p w14:paraId="379A724E" w14:textId="77777777"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Applications: The Drivers of Direct-Drive</w:t>
      </w:r>
    </w:p>
    <w:p w14:paraId="3B1FE93C" w14:textId="77777777" w:rsidR="00E53655" w:rsidRPr="001D4F32" w:rsidRDefault="00E53655" w:rsidP="00E53655">
      <w:pPr>
        <w:rPr>
          <w:rFonts w:ascii="Times New Roman" w:hAnsi="Times New Roman" w:cs="Times New Roman"/>
          <w:lang w:val="en-GB"/>
        </w:rPr>
      </w:pPr>
      <w:r>
        <w:rPr>
          <w:rFonts w:ascii="Times New Roman" w:hAnsi="Times New Roman" w:cs="Times New Roman"/>
          <w:lang w:val="en-GB"/>
        </w:rPr>
        <w:t>The primary applications for industrial HS machines are those requiring high-velocity fluid movement or energy extraction from high-pressure flows.</w:t>
      </w:r>
    </w:p>
    <w:p w14:paraId="524386E6" w14:textId="77777777" w:rsidR="00E53655" w:rsidRPr="001D4F32" w:rsidRDefault="00E53655" w:rsidP="00E53655">
      <w:pPr>
        <w:numPr>
          <w:ilvl w:val="0"/>
          <w:numId w:val="12"/>
        </w:numPr>
        <w:rPr>
          <w:rFonts w:ascii="Times New Roman" w:hAnsi="Times New Roman" w:cs="Times New Roman"/>
          <w:lang w:val="en-GB"/>
        </w:rPr>
      </w:pPr>
      <w:r>
        <w:rPr>
          <w:rFonts w:ascii="Times New Roman" w:hAnsi="Times New Roman" w:cs="Times New Roman"/>
          <w:lang w:val="en-GB"/>
        </w:rPr>
        <w:t>Centrifugal Compressors: Traditionally, these required a speed-increasing gearbox to reach the necessary impeller tip speeds. By utilizing a high-speed motor, the impeller can be mounted directly on the motor shaft. This eliminates the gearbox, reducing the footprint and removing the parasitic mechanical losses (typically 2–5%) associated with gear meshing and additional bearings.</w:t>
      </w:r>
    </w:p>
    <w:p w14:paraId="039B192C" w14:textId="60C91618" w:rsidR="00E53655" w:rsidRPr="001D4F32" w:rsidRDefault="00E53655" w:rsidP="00E53655">
      <w:pPr>
        <w:numPr>
          <w:ilvl w:val="0"/>
          <w:numId w:val="12"/>
        </w:numPr>
        <w:rPr>
          <w:rFonts w:ascii="Times New Roman" w:hAnsi="Times New Roman" w:cs="Times New Roman"/>
          <w:lang w:val="en-GB"/>
        </w:rPr>
      </w:pPr>
      <w:r>
        <w:rPr>
          <w:rFonts w:ascii="Times New Roman" w:hAnsi="Times New Roman" w:cs="Times New Roman"/>
          <w:lang w:val="en-GB"/>
        </w:rPr>
        <w:t xml:space="preserve">Wastewater Aeration: Large blowers provide oxygen to bacteria in treatment tanks. These machines operate 24/7. Here, the HS approach allows for a compact, oil-free design. When paired with active magnetic bearings (AMB), the risk of oil contaminating the process air, and eventually the treatment tanks, is eliminated.</w:t>
      </w:r>
    </w:p>
    <w:p w14:paraId="70216ADF" w14:textId="77777777" w:rsidR="00E53655" w:rsidRPr="001D4F32" w:rsidRDefault="00E53655" w:rsidP="00E53655">
      <w:pPr>
        <w:numPr>
          <w:ilvl w:val="0"/>
          <w:numId w:val="12"/>
        </w:numPr>
        <w:rPr>
          <w:rFonts w:ascii="Times New Roman" w:hAnsi="Times New Roman" w:cs="Times New Roman"/>
          <w:lang w:val="en-GB"/>
        </w:rPr>
      </w:pPr>
      <w:r>
        <w:rPr>
          <w:rFonts w:ascii="Times New Roman" w:hAnsi="Times New Roman" w:cs="Times New Roman"/>
          <w:lang w:val="en-GB"/>
        </w:rPr>
        <w:t>Energy Recovery (ORC and Turbo-expanders): In industrial waste heat recovery, a high-speed generator is coupled to a turbine. The ability to operate at the turbine’s native speed (often 20,000 to 50,000 r/min) allows for a direct-drive generator that is significantly smaller and more efficient than a standard 1,500 r/min unit with a gearbox.</w:t>
      </w:r>
    </w:p>
    <w:p w14:paraId="2A85E667" w14:textId="77777777"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Topology: The Logic of Low Pole Counts</w:t>
      </w:r>
    </w:p>
    <w:p w14:paraId="6DE4B9F5" w14:textId="3156F899" w:rsidR="00E53655" w:rsidRPr="001D4F32" w:rsidRDefault="00E53655" w:rsidP="00E53655">
      <w:pPr>
        <w:rPr>
          <w:rFonts w:ascii="Times New Roman" w:hAnsi="Times New Roman" w:cs="Times New Roman"/>
          <w:lang w:val="en-GB"/>
        </w:rPr>
      </w:pPr>
      <w:r>
        <w:rPr>
          <w:rFonts w:ascii="Times New Roman" w:hAnsi="Times New Roman" w:cs="Times New Roman"/>
          <w:lang w:val="en-GB"/>
        </w:rPr>
        <w:t xml:space="preserve">The industrial HS machine is defined by a conservative electromagnetic approach, typically favoring </w:t>
      </w:r>
      <w:r>
        <w:rPr>
          <w:rFonts w:ascii="Times New Roman" w:hAnsi="Times New Roman" w:cs="Times New Roman"/>
          <w:b/>
          <w:bCs/>
          <w:lang w:val="en-GB"/>
        </w:rPr>
        <w:t>low pole-count topologies</w:t>
      </w:r>
      <w:r>
        <w:rPr>
          <w:rFonts w:ascii="Times New Roman" w:hAnsi="Times New Roman" w:cs="Times New Roman"/>
          <w:lang w:val="en-GB"/>
        </w:rPr>
        <w:t xml:space="preserve">, specifically 2-pole Induction Machines (IM) and 2-pole or 4-pole Rotor-Surface-Magnet Permanent-Magnet Synchronous Machines (SPM).</w:t>
      </w:r>
    </w:p>
    <w:p w14:paraId="7ABEE336" w14:textId="77777777"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lastRenderedPageBreak/>
        <w:t>2-Pole Induction Machines (IM)</w:t>
      </w:r>
    </w:p>
    <w:p w14:paraId="081F8E86" w14:textId="1EEAE2BB" w:rsidR="00E53655" w:rsidRPr="001D4F32" w:rsidRDefault="00E53655" w:rsidP="00E53655">
      <w:pPr>
        <w:rPr>
          <w:rFonts w:ascii="Times New Roman" w:hAnsi="Times New Roman" w:cs="Times New Roman"/>
          <w:lang w:val="en-GB"/>
        </w:rPr>
      </w:pPr>
      <w:r>
        <w:rPr>
          <w:rFonts w:ascii="Times New Roman" w:hAnsi="Times New Roman" w:cs="Times New Roman"/>
          <w:lang w:val="en-GB"/>
        </w:rPr>
        <w:t xml:space="preserve">The high-speed IM remains a workhorse for industrial applications due to its inherent ruggedness. The rotor often consists of a solid steel body or high-strength laminations. While the rotor squirrel cage must be carefully designed to withstand centrifugal forces, the absence of magnets simplifies the mechanical retention strategy. The 2-pole configuration is favored because it results in the lowest possible fundamental frequency for a given speed and the highest possible power factor. Both of these have profound implications for the power electronics. Lowest possible frequency results in low iron losses.</w:t>
      </w:r>
    </w:p>
    <w:p w14:paraId="3DAB608E" w14:textId="6F44212A"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 xml:space="preserve">2/4-Pole Rotor-Surface-Magnet PMSMs</w:t>
      </w:r>
    </w:p>
    <w:p w14:paraId="72A3F210" w14:textId="1CB20D07" w:rsidR="00E53655" w:rsidRPr="001D4F32" w:rsidRDefault="00E53655" w:rsidP="00E53655">
      <w:pPr>
        <w:rPr>
          <w:rFonts w:ascii="Times New Roman" w:hAnsi="Times New Roman" w:cs="Times New Roman"/>
          <w:lang w:val="en-GB"/>
        </w:rPr>
      </w:pPr>
      <w:r>
        <w:rPr>
          <w:rFonts w:ascii="Times New Roman" w:hAnsi="Times New Roman" w:cs="Times New Roman"/>
          <w:lang w:val="en-GB"/>
        </w:rPr>
        <w:t xml:space="preserve">For higher efficiency, the SPM topology is preferred. By placing high-energy magnets (typically Neodymium Iron Boron or Samarium Cobalt) on the rotor surface, the machine eliminates rotor copper losses. However, at high speeds, these magnets cannot withstand the centrifugal tension on their own. The industrial stationary strategy utilizes thick high-strength Carbon Fiber (CF) or Inconel sleeves to provide the necessary pre-stress [ref].</w:t>
      </w:r>
    </w:p>
    <w:p w14:paraId="168A3EC9" w14:textId="4FFA3BF0" w:rsidR="00E53655" w:rsidRPr="001D4F32" w:rsidRDefault="00E53655" w:rsidP="00E53655">
      <w:pPr>
        <w:rPr>
          <w:rFonts w:ascii="Times New Roman" w:hAnsi="Times New Roman" w:cs="Times New Roman"/>
          <w:lang w:val="en-GB"/>
        </w:rPr>
      </w:pPr>
      <w:r>
        <w:rPr>
          <w:rFonts w:ascii="Times New Roman" w:hAnsi="Times New Roman" w:cs="Times New Roman"/>
          <w:lang w:val="en-GB"/>
        </w:rPr>
        <w:t xml:space="preserve">A 2-pole or 4-pole arrangement is chosen to maintain a manageable frequency. For example, a 2-pole machine at 30,000 r/min results in a 500 Hz fundamental frequency while 4-pole solution doubles the fundamental to 1000 Hz. A 2-pole solution is a deliberate design choice: it allows the use of relatively thick stator laminations (0.2–0.35 mm) compared to the ultra-thin foils required in higher-frequency machines, keeping manufacturing costs under control while maintaining high efficiency.</w:t>
      </w:r>
    </w:p>
    <w:p w14:paraId="593C1108" w14:textId="77777777"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Strategy: Mechanical Robustness and Sleeve Technology</w:t>
      </w:r>
    </w:p>
    <w:p w14:paraId="706646EE" w14:textId="77777777" w:rsidR="00E53655" w:rsidRPr="001D4F32" w:rsidRDefault="00E53655" w:rsidP="00E53655">
      <w:pPr>
        <w:rPr>
          <w:rFonts w:ascii="Times New Roman" w:hAnsi="Times New Roman" w:cs="Times New Roman"/>
          <w:lang w:val="en-GB"/>
        </w:rPr>
      </w:pPr>
      <w:r>
        <w:rPr>
          <w:rFonts w:ascii="Times New Roman" w:hAnsi="Times New Roman" w:cs="Times New Roman"/>
          <w:lang w:val="en-GB"/>
        </w:rPr>
        <w:t>The defining "strategy" of the industrial HS machine is the management of the Rotor-Stator interface. Since mass is not the primary constraint, the design focuses on:</w:t>
      </w:r>
    </w:p>
    <w:p w14:paraId="1EBC0F4D" w14:textId="77777777" w:rsidR="00E53655" w:rsidRPr="001D4F32" w:rsidRDefault="00E53655" w:rsidP="00E53655">
      <w:pPr>
        <w:numPr>
          <w:ilvl w:val="0"/>
          <w:numId w:val="13"/>
        </w:numPr>
        <w:rPr>
          <w:rFonts w:ascii="Times New Roman" w:hAnsi="Times New Roman" w:cs="Times New Roman"/>
          <w:lang w:val="en-GB"/>
        </w:rPr>
      </w:pPr>
      <w:r>
        <w:rPr>
          <w:rFonts w:ascii="Times New Roman" w:hAnsi="Times New Roman" w:cs="Times New Roman"/>
          <w:lang w:val="en-GB"/>
        </w:rPr>
        <w:t xml:space="preserve">Stiff Rotor Design: Industrial machines often utilize a larger rotor diameter to achieve the required torque, pushing the peripheral speeds to the limits of the materials (often 200–250 m/s). To manage this, carbon fiber sleeves are wound with high tension to ensure the magnets remain in compression even at maximum overspeed.</w:t>
      </w:r>
    </w:p>
    <w:p w14:paraId="2FA3B3BF" w14:textId="77777777" w:rsidR="00E53655" w:rsidRPr="001D4F32" w:rsidRDefault="00E53655" w:rsidP="00E53655">
      <w:pPr>
        <w:numPr>
          <w:ilvl w:val="0"/>
          <w:numId w:val="13"/>
        </w:numPr>
        <w:rPr>
          <w:rFonts w:ascii="Times New Roman" w:hAnsi="Times New Roman" w:cs="Times New Roman"/>
          <w:lang w:val="en-GB"/>
        </w:rPr>
      </w:pPr>
      <w:r>
        <w:rPr>
          <w:rFonts w:ascii="Times New Roman" w:hAnsi="Times New Roman" w:cs="Times New Roman"/>
          <w:lang w:val="en-GB"/>
        </w:rPr>
        <w:t>Thermal Management of the Rotor: In 2-pole machines, the air-gap flux density is high. To prevent the magnets from overheating due to eddy currents induced by stator harmonics, industrial designs often employ conductive "shields" (like copper or brass) or use the sleeve itself as a thermal barrier, paired with aggressive forced-air or liquid cooling in the stator jacket.</w:t>
      </w:r>
    </w:p>
    <w:p w14:paraId="363377C3" w14:textId="27713348" w:rsidR="00E53655" w:rsidRPr="001D4F32" w:rsidRDefault="00E53655" w:rsidP="00E53655">
      <w:pPr>
        <w:numPr>
          <w:ilvl w:val="0"/>
          <w:numId w:val="13"/>
        </w:numPr>
        <w:rPr>
          <w:rFonts w:ascii="Times New Roman" w:hAnsi="Times New Roman" w:cs="Times New Roman"/>
          <w:lang w:val="en-GB"/>
        </w:rPr>
      </w:pPr>
      <w:r>
        <w:rPr>
          <w:rFonts w:ascii="Times New Roman" w:hAnsi="Times New Roman" w:cs="Times New Roman"/>
          <w:lang w:val="en-GB"/>
        </w:rPr>
        <w:t xml:space="preserve">Large Air Gaps: Unlike traction motors that use tiny air gaps to maximize torque density, industrial HS machines often employ larger air gaps (</w:t>
      </w:r>
      <w:del w:id="10106" w:author="Claude" w:date="2026-09-02T12:00:00Z">
        <w:r>
          <w:rPr>
            <w:rFonts w:ascii="Times New Roman" w:hAnsi="Times New Roman" w:cs="Times New Roman"/>
            <w:lang w:val="en-GB"/>
          </w:rPr>
          <w:delText xml:space="preserve">2–5… mm</w:delText>
        </w:r>
      </w:del>
      <w:ins w:id="10107" w:author="Claude" w:date="2026-09-02T12:00:00Z">
        <w:r>
          <w:rPr>
            <w:rFonts w:ascii="Times New Roman" w:hAnsi="Times New Roman" w:cs="Times New Roman"/>
            <w:lang w:val="en-GB"/>
          </w:rPr>
          <w:t xml:space="preserve">2–5 mm</w:t>
        </w:r>
      </w:ins>
      <w:r>
        <w:rPr>
          <w:rFonts w:ascii="Times New Roman" w:hAnsi="Times New Roman" w:cs="Times New Roman"/>
          <w:lang w:val="en-GB"/>
        </w:rPr>
        <w:t xml:space="preserve">). This reduces windage losses and provides a buffer against the thermal expansion of the rotor, which can be significant at high speeds.</w:t>
      </w:r>
    </w:p>
    <w:p w14:paraId="0A204EC6" w14:textId="77777777"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Power Electronics: The IGBT Compatibility</w:t>
      </w:r>
    </w:p>
    <w:p w14:paraId="147AA5D3" w14:textId="4536EE80" w:rsidR="00E53655" w:rsidRPr="001D4F32" w:rsidRDefault="00E53655" w:rsidP="00E53655">
      <w:pPr>
        <w:rPr>
          <w:rFonts w:ascii="Times New Roman" w:hAnsi="Times New Roman" w:cs="Times New Roman"/>
          <w:lang w:val="en-GB"/>
        </w:rPr>
      </w:pPr>
      <w:r>
        <w:rPr>
          <w:rFonts w:ascii="Times New Roman" w:hAnsi="Times New Roman" w:cs="Times New Roman"/>
          <w:lang w:val="en-GB"/>
        </w:rPr>
        <w:t>Perhaps the greatest advantage of the industrial "low pole-count" approach is its compatibility with standard high-power IGBT (Insulated Gate Bipolar Transistor) converters. Because the fundamental frequency (</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is kept moderate (typically under 1 kHz), the ratio between the inverter switching frequency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xml:space="preserve">) and the fundamental frequency remains high enough (e.g.,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xml:space="preserve"> &gt; 10) to ensure high-enough-quality current control without specialized hardware.</w:t>
      </w:r>
    </w:p>
    <w:p w14:paraId="4038435A" w14:textId="77777777" w:rsidR="00E53655" w:rsidRPr="001D4F32" w:rsidRDefault="00E53655" w:rsidP="00E53655">
      <w:pPr>
        <w:numPr>
          <w:ilvl w:val="0"/>
          <w:numId w:val="14"/>
        </w:numPr>
        <w:rPr>
          <w:rFonts w:ascii="Times New Roman" w:hAnsi="Times New Roman" w:cs="Times New Roman"/>
          <w:lang w:val="en-GB"/>
        </w:rPr>
      </w:pPr>
      <w:r>
        <w:rPr>
          <w:rFonts w:ascii="Times New Roman" w:hAnsi="Times New Roman" w:cs="Times New Roman"/>
          <w:lang w:val="en-GB"/>
        </w:rPr>
        <w:t>Thermal Stability: Standard IGBTs are thermally limited when switching at very high frequencies. By keeping the machine's pole count low, the industrial designer ensures the inverter can operate at 8–16 kHz switching frequencies without excessive derating.</w:t>
      </w:r>
    </w:p>
    <w:p w14:paraId="497CBA46" w14:textId="0C1BB6F5" w:rsidR="00E53655" w:rsidRPr="001D4F32" w:rsidRDefault="00E53655" w:rsidP="00E53655">
      <w:pPr>
        <w:numPr>
          <w:ilvl w:val="0"/>
          <w:numId w:val="14"/>
        </w:numPr>
        <w:rPr>
          <w:rFonts w:ascii="Times New Roman" w:hAnsi="Times New Roman" w:cs="Times New Roman"/>
          <w:lang w:val="en-GB"/>
        </w:rPr>
      </w:pPr>
      <w:r>
        <w:rPr>
          <w:rFonts w:ascii="Times New Roman" w:hAnsi="Times New Roman" w:cs="Times New Roman"/>
          <w:lang w:val="en-GB"/>
        </w:rPr>
        <w:lastRenderedPageBreak/>
        <w:t xml:space="preserve">Filter Integration: Industrial sites often have strict EMI (Electromagnetic Interference) requirements. The moderate frequencies of industrial HS drives allow for the use of standard </w:t>
      </w:r>
      <w:r>
        <w:rPr>
          <w:rFonts w:ascii="Times New Roman" w:hAnsi="Times New Roman" w:cs="Times New Roman"/>
          <w:i/>
          <w:iCs/>
          <w:lang w:val="en-GB"/>
        </w:rPr>
        <w:t>LC</w:t>
      </w:r>
      <w:r>
        <w:rPr>
          <w:rFonts w:ascii="Times New Roman" w:hAnsi="Times New Roman" w:cs="Times New Roman"/>
          <w:lang w:val="en-GB"/>
        </w:rPr>
        <w:t xml:space="preserve"> or sine-wave filters to protect motor insulation from d</w:t>
      </w:r>
      <w:r>
        <w:rPr>
          <w:rFonts w:ascii="Times New Roman" w:hAnsi="Times New Roman" w:cs="Times New Roman"/>
          <w:i/>
          <w:iCs/>
          <w:lang w:val="en-GB"/>
        </w:rPr>
        <w:t>u</w:t>
      </w:r>
      <w:r>
        <w:rPr>
          <w:rFonts w:ascii="Times New Roman" w:hAnsi="Times New Roman" w:cs="Times New Roman"/>
          <w:lang w:val="en-GB"/>
        </w:rPr>
        <w:t>/d</w:t>
      </w:r>
      <w:r>
        <w:rPr>
          <w:rFonts w:ascii="Times New Roman" w:hAnsi="Times New Roman" w:cs="Times New Roman"/>
          <w:i/>
          <w:iCs/>
          <w:lang w:val="en-GB"/>
        </w:rPr>
        <w:t>t</w:t>
      </w:r>
      <w:r>
        <w:rPr>
          <w:rFonts w:ascii="Times New Roman" w:hAnsi="Times New Roman" w:cs="Times New Roman"/>
          <w:lang w:val="en-GB"/>
        </w:rPr>
        <w:t xml:space="preserve"> stress and to eliminate bearing currents, a critical factor when using traditional high-speed ball bearings.</w:t>
      </w:r>
    </w:p>
    <w:p w14:paraId="5102DC75" w14:textId="67F11DFC" w:rsidR="00E53655" w:rsidRPr="001D4F32" w:rsidRDefault="00E53655" w:rsidP="00E53655">
      <w:pPr>
        <w:rPr>
          <w:rFonts w:ascii="Times New Roman" w:hAnsi="Times New Roman" w:cs="Times New Roman"/>
          <w:lang w:val="en-GB"/>
        </w:rPr>
      </w:pPr>
    </w:p>
    <w:p w14:paraId="75D043DA" w14:textId="13DA74BF"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Conclusion: The Stationary Philosophy</w:t>
      </w:r>
    </w:p>
    <w:p w14:paraId="51C7E9BF" w14:textId="08A939D0" w:rsidR="00E53655" w:rsidRPr="001D4F32" w:rsidRDefault="00E53655" w:rsidP="00E53655">
      <w:pPr>
        <w:rPr>
          <w:rFonts w:ascii="Times New Roman" w:hAnsi="Times New Roman" w:cs="Times New Roman"/>
          <w:lang w:val="en-GB"/>
        </w:rPr>
      </w:pPr>
      <w:r>
        <w:rPr>
          <w:rFonts w:ascii="Times New Roman" w:hAnsi="Times New Roman" w:cs="Times New Roman"/>
          <w:lang w:val="en-GB"/>
        </w:rPr>
        <w:t>The industrial high-speed machine is a masterpiece of integrated reliability. By choosing low pole counts and robust mechanical retention (CF sleeves), designers create a machine that is compatible with existing IGBT technology while providing the efficiency gains of a direct-drive system. It represents a sweet spot in engineering where the benefits of high speed (reduced size and gearless operation) are harvested without crossing into the ultra-high-frequency territory that requires expensive wide-bandgap semiconductors or exotic, fragile rotor geometries. In the chapters that follow, we will contrast this with the traction approach, where every gram of weight forces a move toward higher frequencies and more complex electronic solutions.</w:t>
      </w:r>
    </w:p>
    <w:p w14:paraId="7287E7D4" w14:textId="77777777" w:rsidR="009A7412" w:rsidRPr="001D4F32" w:rsidRDefault="009A7412" w:rsidP="00371BF1">
      <w:pPr>
        <w:pStyle w:val="Balk3"/>
        <w:rPr>
          <w:rFonts w:ascii="Times New Roman" w:hAnsi="Times New Roman" w:cs="Times New Roman"/>
          <w:lang w:val="en-GB"/>
        </w:rPr>
      </w:pPr>
      <w:r>
        <w:rPr>
          <w:rFonts w:ascii="Times New Roman" w:hAnsi="Times New Roman" w:cs="Times New Roman"/>
          <w:lang w:val="en-GB"/>
        </w:rPr>
        <w:t>1.2.2 High-Specific-Power HS Machines: The Mobile Approach</w:t>
      </w:r>
    </w:p>
    <w:p w14:paraId="62D5B2FD" w14:textId="6016164E" w:rsidR="009A7412" w:rsidRPr="001D4F32" w:rsidRDefault="009A7412" w:rsidP="009A7412">
      <w:pPr>
        <w:rPr>
          <w:rFonts w:ascii="Times New Roman" w:hAnsi="Times New Roman" w:cs="Times New Roman"/>
          <w:lang w:val="en-GB"/>
        </w:rPr>
      </w:pPr>
      <w:r>
        <w:rPr>
          <w:rFonts w:ascii="Times New Roman" w:hAnsi="Times New Roman" w:cs="Times New Roman"/>
          <w:lang w:val="en-GB"/>
        </w:rPr>
        <w:t xml:space="preserve">In the world of mobile applications, encompassing electric vehicles (EVs), aviation, and heavy-duty transport, the design philosophy shifts from longevity-focused stationary-applications engineering to mass-minimized "dynamic" engineering. For these machines, every cubic centimeter and every gram carries a penalty in terms of battery range, payload capacity, or fuel consumption. The mobile approach to high-speed design pushes the machine into a realm of high electromagnetic frequency, where traditional industrial design rules are discarded in favor of extreme power density.</w:t>
      </w:r>
    </w:p>
    <w:p w14:paraId="34AA8ECC" w14:textId="77777777" w:rsidR="009A7412" w:rsidRPr="001D4F32" w:rsidRDefault="009A7412" w:rsidP="009A7412">
      <w:pPr>
        <w:rPr>
          <w:rFonts w:ascii="Times New Roman" w:hAnsi="Times New Roman" w:cs="Times New Roman"/>
          <w:b/>
          <w:bCs/>
          <w:lang w:val="en-GB"/>
        </w:rPr>
      </w:pPr>
      <w:r>
        <w:rPr>
          <w:rFonts w:ascii="Times New Roman" w:hAnsi="Times New Roman" w:cs="Times New Roman"/>
          <w:b/>
          <w:bCs/>
          <w:lang w:val="en-GB"/>
        </w:rPr>
        <w:t>Applications: The Pursuit of Power Density</w:t>
      </w:r>
    </w:p>
    <w:p w14:paraId="0E350433" w14:textId="0BD4308F" w:rsidR="009A7412" w:rsidRPr="001D4F32" w:rsidRDefault="009A7412" w:rsidP="009A7412">
      <w:pPr>
        <w:rPr>
          <w:rFonts w:ascii="Times New Roman" w:hAnsi="Times New Roman" w:cs="Times New Roman"/>
          <w:lang w:val="en-GB"/>
        </w:rPr>
      </w:pPr>
      <w:r>
        <w:rPr>
          <w:rFonts w:ascii="Times New Roman" w:hAnsi="Times New Roman" w:cs="Times New Roman"/>
          <w:lang w:val="en-GB"/>
        </w:rPr>
        <w:t xml:space="preserve">Mobile high-speed machines are the heart of the more-electric revolution in transportation [ref].</w:t>
      </w:r>
    </w:p>
    <w:p w14:paraId="22EED512" w14:textId="77777777" w:rsidR="009A7412" w:rsidRPr="001D4F32" w:rsidRDefault="009A7412" w:rsidP="009A7412">
      <w:pPr>
        <w:numPr>
          <w:ilvl w:val="0"/>
          <w:numId w:val="16"/>
        </w:numPr>
        <w:rPr>
          <w:rFonts w:ascii="Times New Roman" w:hAnsi="Times New Roman" w:cs="Times New Roman"/>
          <w:lang w:val="en-GB"/>
        </w:rPr>
      </w:pPr>
      <w:r>
        <w:rPr>
          <w:rFonts w:ascii="Times New Roman" w:hAnsi="Times New Roman" w:cs="Times New Roman"/>
          <w:lang w:val="en-GB"/>
        </w:rPr>
        <w:t>EV Traction: As automotive manufacturers strive to increase efficiency and decrease costs, motor speeds have climbed from 10,000 r/min to over 20,000 r/min. Higher speeds allow the motor to shrink in size while maintaining the power required for highway cruising and rapid acceleration.</w:t>
      </w:r>
    </w:p>
    <w:p w14:paraId="3F70E463" w14:textId="5EFD5A71" w:rsidR="009A7412" w:rsidRPr="001D4F32" w:rsidRDefault="009A7412" w:rsidP="009A7412">
      <w:pPr>
        <w:numPr>
          <w:ilvl w:val="0"/>
          <w:numId w:val="16"/>
        </w:numPr>
        <w:rPr>
          <w:rFonts w:ascii="Times New Roman" w:hAnsi="Times New Roman" w:cs="Times New Roman"/>
          <w:lang w:val="en-GB"/>
        </w:rPr>
      </w:pPr>
      <w:r>
        <w:rPr>
          <w:rFonts w:ascii="Times New Roman" w:hAnsi="Times New Roman" w:cs="Times New Roman"/>
          <w:lang w:val="en-GB"/>
        </w:rPr>
        <w:t>Aerospace Propulsion: In hybrid-electric aircraft and UAVs, mass is the ultimate enemy. High-speed generators coupled to gas turbines or high-speed propulsion motors must achieve power densities exceeding 10–15 kW/kg, levels that are simply impossible with conventional industrial topologies.</w:t>
      </w:r>
    </w:p>
    <w:p w14:paraId="68F6836D" w14:textId="2C18F46F" w:rsidR="009A7412" w:rsidRPr="001D4F32" w:rsidRDefault="009A7412" w:rsidP="009A7412">
      <w:pPr>
        <w:numPr>
          <w:ilvl w:val="0"/>
          <w:numId w:val="16"/>
        </w:numPr>
        <w:rPr>
          <w:rFonts w:ascii="Times New Roman" w:hAnsi="Times New Roman" w:cs="Times New Roman"/>
          <w:lang w:val="en-GB"/>
        </w:rPr>
      </w:pPr>
      <w:r>
        <w:rPr>
          <w:rFonts w:ascii="Times New Roman" w:hAnsi="Times New Roman" w:cs="Times New Roman"/>
          <w:lang w:val="en-GB"/>
        </w:rPr>
        <w:t>Turbo-compounding and e-Turbochargers: These units recover energy from exhaust gases or provide instant boost to internal combustion engines. They operate at the extreme end of the speed spectrum (often &gt;100,000 r/min), requiring a machine that is virtually invisible in terms of weight and volume to avoid disrupting the engine's balance.</w:t>
      </w:r>
    </w:p>
    <w:p w14:paraId="74030E29" w14:textId="77777777" w:rsidR="009A7412" w:rsidRPr="001D4F32" w:rsidRDefault="009A7412" w:rsidP="009A7412">
      <w:pPr>
        <w:rPr>
          <w:rFonts w:ascii="Times New Roman" w:hAnsi="Times New Roman" w:cs="Times New Roman"/>
          <w:b/>
          <w:bCs/>
          <w:lang w:val="en-GB"/>
        </w:rPr>
      </w:pPr>
      <w:r>
        <w:rPr>
          <w:rFonts w:ascii="Times New Roman" w:hAnsi="Times New Roman" w:cs="Times New Roman"/>
          <w:b/>
          <w:bCs/>
          <w:lang w:val="en-GB"/>
        </w:rPr>
        <w:t>Topology: Multi-pole IPM and Reluctance Torque</w:t>
      </w:r>
    </w:p>
    <w:p w14:paraId="34432D9C" w14:textId="2C26C874" w:rsidR="009A7412" w:rsidRPr="001D4F32" w:rsidRDefault="009A7412" w:rsidP="009A7412">
      <w:pPr>
        <w:rPr>
          <w:rFonts w:ascii="Times New Roman" w:hAnsi="Times New Roman" w:cs="Times New Roman"/>
          <w:lang w:val="en-GB"/>
        </w:rPr>
      </w:pPr>
      <w:r>
        <w:rPr>
          <w:rFonts w:ascii="Times New Roman" w:hAnsi="Times New Roman" w:cs="Times New Roman"/>
          <w:lang w:val="en-GB"/>
        </w:rPr>
        <w:t xml:space="preserve">Unlike the 2-pole industrial machines, the mobile approach favors multi-pole topologies, typically 6, 8, or even 12 poles. The preferred architecture is the Interior Permanent Magnet Synchronous Machine (IPM).</w:t>
      </w:r>
    </w:p>
    <w:p w14:paraId="1039971C" w14:textId="5CE0BA61" w:rsidR="009A7412" w:rsidRPr="001D4F32" w:rsidRDefault="009A7412" w:rsidP="009A7412">
      <w:pPr>
        <w:rPr>
          <w:rFonts w:ascii="Times New Roman" w:hAnsi="Times New Roman" w:cs="Times New Roman"/>
          <w:lang w:val="en-GB"/>
        </w:rPr>
      </w:pPr>
      <w:r>
        <w:rPr>
          <w:rFonts w:ascii="Times New Roman" w:hAnsi="Times New Roman" w:cs="Times New Roman"/>
          <w:lang w:val="en-GB"/>
        </w:rPr>
        <w:t>In an IPM machine, the magnets are embedded within the rotor lamination stack rather than being attached to the rotor surface. This offers several critical advantages for mobile HS units:</w:t>
      </w:r>
    </w:p>
    <w:p w14:paraId="0C66D40F" w14:textId="08BD9682" w:rsidR="009A7412" w:rsidRPr="001D4F32" w:rsidRDefault="009A7412" w:rsidP="009A7412">
      <w:pPr>
        <w:numPr>
          <w:ilvl w:val="0"/>
          <w:numId w:val="17"/>
        </w:numPr>
        <w:rPr>
          <w:rFonts w:ascii="Times New Roman" w:hAnsi="Times New Roman" w:cs="Times New Roman"/>
          <w:lang w:val="en-GB"/>
        </w:rPr>
      </w:pPr>
      <w:r>
        <w:rPr>
          <w:rFonts w:ascii="Times New Roman" w:hAnsi="Times New Roman" w:cs="Times New Roman"/>
          <w:lang w:val="en-GB"/>
        </w:rPr>
        <w:lastRenderedPageBreak/>
        <w:t xml:space="preserve">Mechanical Protection: The steel bridges and ribs of the rotor laminations act as the structural containment for the magnets, removing the need for thick, bulky carbon fiber sleeves that increase the magnetic air gap.</w:t>
      </w:r>
    </w:p>
    <w:p w14:paraId="5FE1F07B" w14:textId="347B5DBB" w:rsidR="009A7412" w:rsidRPr="001D4F32" w:rsidRDefault="009A7412" w:rsidP="009A7412">
      <w:pPr>
        <w:numPr>
          <w:ilvl w:val="0"/>
          <w:numId w:val="17"/>
        </w:numPr>
        <w:rPr>
          <w:rFonts w:ascii="Times New Roman" w:hAnsi="Times New Roman" w:cs="Times New Roman"/>
          <w:lang w:val="en-GB"/>
        </w:rPr>
      </w:pPr>
      <w:r>
        <w:rPr>
          <w:rFonts w:ascii="Times New Roman" w:hAnsi="Times New Roman" w:cs="Times New Roman"/>
          <w:lang w:val="en-GB"/>
        </w:rPr>
        <w:t>Reluctance Torque: By embedding magnets, the designer creates saliency (an inductance difference between d-axis and q-axis inductance). This allows the machine to produce reluctance torque in addition to magnet torque, which is vital for the wide constant-power speed range (CPSR) required in vehicle traction.</w:t>
      </w:r>
    </w:p>
    <w:p w14:paraId="79D37EE3" w14:textId="77777777" w:rsidR="009A7412" w:rsidRPr="001D4F32" w:rsidRDefault="009A7412" w:rsidP="009A7412">
      <w:pPr>
        <w:numPr>
          <w:ilvl w:val="0"/>
          <w:numId w:val="17"/>
        </w:numPr>
        <w:rPr>
          <w:rFonts w:ascii="Times New Roman" w:hAnsi="Times New Roman" w:cs="Times New Roman"/>
          <w:lang w:val="en-GB"/>
        </w:rPr>
      </w:pPr>
      <w:r>
        <w:rPr>
          <w:rFonts w:ascii="Times New Roman" w:hAnsi="Times New Roman" w:cs="Times New Roman"/>
          <w:lang w:val="en-GB"/>
        </w:rPr>
        <w:t>Field Weakening: Multi-pole IPMs excel at high-speed operation where the inverter voltage is limited. The rotor geometry allows for effective field weakening, enabling the motor to reach high r/min without requiring an excessively high DC bus voltage.</w:t>
      </w:r>
    </w:p>
    <w:p w14:paraId="443444DE" w14:textId="77777777" w:rsidR="009A7412" w:rsidRPr="001D4F32" w:rsidRDefault="009A7412" w:rsidP="009A7412">
      <w:pPr>
        <w:rPr>
          <w:rFonts w:ascii="Times New Roman" w:hAnsi="Times New Roman" w:cs="Times New Roman"/>
          <w:b/>
          <w:bCs/>
          <w:lang w:val="en-GB"/>
        </w:rPr>
      </w:pPr>
      <w:r>
        <w:rPr>
          <w:rFonts w:ascii="Times New Roman" w:hAnsi="Times New Roman" w:cs="Times New Roman"/>
          <w:b/>
          <w:bCs/>
          <w:lang w:val="en-GB"/>
        </w:rPr>
        <w:t>Strategy: Mass Minimization through Frequency</w:t>
      </w:r>
    </w:p>
    <w:p w14:paraId="2442C753" w14:textId="26EC0334" w:rsidR="009A7412" w:rsidRPr="001D4F32" w:rsidRDefault="009A7412" w:rsidP="009A7412">
      <w:pPr>
        <w:rPr>
          <w:rFonts w:ascii="Times New Roman" w:hAnsi="Times New Roman" w:cs="Times New Roman"/>
          <w:lang w:val="en-GB"/>
        </w:rPr>
      </w:pPr>
      <w:r>
        <w:rPr>
          <w:rFonts w:ascii="Times New Roman" w:hAnsi="Times New Roman" w:cs="Times New Roman"/>
          <w:lang w:val="en-GB"/>
        </w:rPr>
        <w:t>The core strategy of the mobile approach is to trade frequency for mass. In electrical machines, the required thickness of the stator yoke (the back-iron) is inversely proportional to the number of poles. By increasing the pole count from 2 to 8, the magnetic flux per pole is quartered. This allows the stator yoke to be significantly thinned, leading to a massive reduction in the total weight of the stator lamination stack.</w:t>
      </w:r>
    </w:p>
    <w:p w14:paraId="30E58A5A" w14:textId="15B4638F" w:rsidR="009A7412" w:rsidRPr="001D4F32" w:rsidRDefault="009A7412" w:rsidP="009A7412">
      <w:pPr>
        <w:rPr>
          <w:rFonts w:ascii="Times New Roman" w:hAnsi="Times New Roman" w:cs="Times New Roman"/>
          <w:lang w:val="en-GB"/>
        </w:rPr>
      </w:pPr>
      <w:r>
        <w:rPr>
          <w:rFonts w:ascii="Times New Roman" w:hAnsi="Times New Roman" w:cs="Times New Roman"/>
          <w:lang w:val="en-GB"/>
        </w:rPr>
        <w:t xml:space="preserve">However, this mass reduction comes at a steep price: high fundamental frequency. An 8-pole motor spinning at 15,000 r/min requires a fundamental frequency of 1,000 Hz. At 30,000 r/min, this rises to 2,000 Hz. To manage the resulting iron losses, mobile HS machines utilize ultra-thin, high-performance electrical steels (often 0.1 mm or 0.2 mm thick) and highly optimized cooling paths, often involving direct oil cooling </w:t>
      </w:r>
      <w:del w:id="10401" w:author="Claude" w:date="2026-09-02T12:00:00Z">
        <w:r>
          <w:rPr>
            <w:rFonts w:ascii="Times New Roman" w:hAnsi="Times New Roman" w:cs="Times New Roman"/>
            <w:lang w:val="en-GB"/>
          </w:rPr>
          <w:delText xml:space="preserve">where the lubricant for the gears is also used to cool the stator windings and rotor</w:delText>
        </w:r>
      </w:del>
      <w:ins w:id="10402" w:author="Claude" w:date="2026-09-02T12:00:00Z">
        <w:r>
          <w:rPr>
            <w:rFonts w:ascii="Times New Roman" w:hAnsi="Times New Roman" w:cs="Times New Roman"/>
            <w:lang w:val="en-GB"/>
          </w:rPr>
          <w:t xml:space="preserve">in which oil is used to cool the stator winding and the rotor</w:t>
        </w:r>
      </w:ins>
      <w:r>
        <w:rPr>
          <w:rFonts w:ascii="Times New Roman" w:hAnsi="Times New Roman" w:cs="Times New Roman"/>
          <w:lang w:val="en-GB"/>
        </w:rPr>
        <w:t xml:space="preserve">.</w:t>
      </w:r>
    </w:p>
    <w:p w14:paraId="2D8951D5" w14:textId="77777777" w:rsidR="009A7412" w:rsidRPr="001D4F32" w:rsidRDefault="009A7412" w:rsidP="009A7412">
      <w:pPr>
        <w:rPr>
          <w:rFonts w:ascii="Times New Roman" w:hAnsi="Times New Roman" w:cs="Times New Roman"/>
          <w:b/>
          <w:bCs/>
          <w:lang w:val="en-GB"/>
        </w:rPr>
      </w:pPr>
      <w:r>
        <w:rPr>
          <w:rFonts w:ascii="Times New Roman" w:hAnsi="Times New Roman" w:cs="Times New Roman"/>
          <w:b/>
          <w:bCs/>
          <w:lang w:val="en-GB"/>
        </w:rPr>
        <w:t>Power Electronics: The Necessity of Wide Bandgap (SiC/GaN)</w:t>
      </w:r>
    </w:p>
    <w:p w14:paraId="081517D9" w14:textId="1EC253C6" w:rsidR="009A7412" w:rsidRPr="001D4F32" w:rsidRDefault="009A7412" w:rsidP="009A7412">
      <w:pPr>
        <w:rPr>
          <w:rFonts w:ascii="Times New Roman" w:hAnsi="Times New Roman" w:cs="Times New Roman"/>
          <w:lang w:val="en-GB"/>
        </w:rPr>
      </w:pPr>
      <w:r>
        <w:rPr>
          <w:rFonts w:ascii="Times New Roman" w:hAnsi="Times New Roman" w:cs="Times New Roman"/>
          <w:lang w:val="en-GB"/>
        </w:rPr>
        <w:t xml:space="preserve">The mobile approach would be physically impossible without the recent revolution in power electronics. Traditional Silicon IGBTs face a frequency wall; as the fundamental frequency of the motor climbs toward 2 kHz, the switching frequency must climb toward 20–40 kHz to maintain control stability and minimize rotor harmonic heating. At these frequencies, Silicon IGBTs generate so much heat from switching losses that they become inefficient or require massive, heavy cooling systems that negate the motor's weight savings.</w:t>
      </w:r>
    </w:p>
    <w:p w14:paraId="2C408D8A" w14:textId="77777777" w:rsidR="009A7412" w:rsidRPr="001D4F32" w:rsidRDefault="009A7412" w:rsidP="009A7412">
      <w:pPr>
        <w:rPr>
          <w:rFonts w:ascii="Times New Roman" w:hAnsi="Times New Roman" w:cs="Times New Roman"/>
          <w:lang w:val="en-GB"/>
        </w:rPr>
      </w:pPr>
      <w:r>
        <w:rPr>
          <w:rFonts w:ascii="Times New Roman" w:hAnsi="Times New Roman" w:cs="Times New Roman"/>
          <w:b/>
          <w:bCs/>
          <w:lang w:val="en-GB"/>
        </w:rPr>
        <w:t>Silicon Carbide (SiC)</w:t>
      </w:r>
      <w:r>
        <w:rPr>
          <w:rFonts w:ascii="Times New Roman" w:hAnsi="Times New Roman" w:cs="Times New Roman"/>
          <w:lang w:val="en-GB"/>
        </w:rPr>
        <w:t xml:space="preserve"> and </w:t>
      </w:r>
      <w:r>
        <w:rPr>
          <w:rFonts w:ascii="Times New Roman" w:hAnsi="Times New Roman" w:cs="Times New Roman"/>
          <w:b/>
          <w:bCs/>
          <w:lang w:val="en-GB"/>
        </w:rPr>
        <w:t>Gallium Nitride (GaN)</w:t>
      </w:r>
      <w:r>
        <w:rPr>
          <w:rFonts w:ascii="Times New Roman" w:hAnsi="Times New Roman" w:cs="Times New Roman"/>
          <w:lang w:val="en-GB"/>
        </w:rPr>
        <w:t xml:space="preserve"> are the enablers of this paradigm. These Wide Bandgap (WBG) materials can switch at significantly higher speeds with a fraction of the losses of Silicon.</w:t>
      </w:r>
    </w:p>
    <w:p w14:paraId="4382B954" w14:textId="77777777" w:rsidR="009A7412" w:rsidRPr="001D4F32" w:rsidRDefault="009A7412" w:rsidP="009A7412">
      <w:pPr>
        <w:numPr>
          <w:ilvl w:val="0"/>
          <w:numId w:val="18"/>
        </w:numPr>
        <w:rPr>
          <w:rFonts w:ascii="Times New Roman" w:hAnsi="Times New Roman" w:cs="Times New Roman"/>
          <w:lang w:val="en-GB"/>
        </w:rPr>
      </w:pPr>
      <w:r>
        <w:rPr>
          <w:rFonts w:ascii="Times New Roman" w:hAnsi="Times New Roman" w:cs="Times New Roman"/>
          <w:lang w:val="en-GB"/>
        </w:rPr>
        <w:t xml:space="preserve">High Control Fidelity: SiC allows for high switching-to-fundamental frequency ratios, ensuring the current is a clean sine wave even at 2,000 Hz. This is critical for preventing "ripple" which would otherwise cause excessive eddy-current heating in the rotor magnets.</w:t>
      </w:r>
    </w:p>
    <w:p w14:paraId="090CAF53" w14:textId="77777777" w:rsidR="009A7412" w:rsidRPr="001D4F32" w:rsidRDefault="009A7412" w:rsidP="009A7412">
      <w:pPr>
        <w:numPr>
          <w:ilvl w:val="0"/>
          <w:numId w:val="18"/>
        </w:numPr>
        <w:rPr>
          <w:rFonts w:ascii="Times New Roman" w:hAnsi="Times New Roman" w:cs="Times New Roman"/>
          <w:lang w:val="en-GB"/>
        </w:rPr>
      </w:pPr>
      <w:r>
        <w:rPr>
          <w:rFonts w:ascii="Times New Roman" w:hAnsi="Times New Roman" w:cs="Times New Roman"/>
          <w:lang w:val="en-GB"/>
        </w:rPr>
        <w:t>Thermal Integration: Because WBG converters are more efficient, the inverter itself can be made smaller and integrated directly into the motor housing, creating a "smart actuator" that is compact and light.</w:t>
      </w:r>
    </w:p>
    <w:p w14:paraId="375093C8" w14:textId="77777777" w:rsidR="009A7412" w:rsidRPr="001D4F32" w:rsidRDefault="009A7412" w:rsidP="009A7412">
      <w:pPr>
        <w:rPr>
          <w:rFonts w:ascii="Times New Roman" w:hAnsi="Times New Roman" w:cs="Times New Roman"/>
          <w:b/>
          <w:bCs/>
          <w:lang w:val="en-GB"/>
        </w:rPr>
      </w:pPr>
      <w:r>
        <w:rPr>
          <w:rFonts w:ascii="Times New Roman" w:hAnsi="Times New Roman" w:cs="Times New Roman"/>
          <w:b/>
          <w:bCs/>
          <w:lang w:val="en-GB"/>
        </w:rPr>
        <w:t>Conclusion: The High-Frequency High-Density Frontier</w:t>
      </w:r>
    </w:p>
    <w:p w14:paraId="29423959" w14:textId="77777777" w:rsidR="009A7412" w:rsidRPr="001D4F32" w:rsidRDefault="009A7412" w:rsidP="009A7412">
      <w:pPr>
        <w:rPr>
          <w:rFonts w:ascii="Times New Roman" w:hAnsi="Times New Roman" w:cs="Times New Roman"/>
          <w:lang w:val="en-GB"/>
        </w:rPr>
      </w:pPr>
      <w:r>
        <w:rPr>
          <w:rFonts w:ascii="Times New Roman" w:hAnsi="Times New Roman" w:cs="Times New Roman"/>
          <w:lang w:val="en-GB"/>
        </w:rPr>
        <w:t xml:space="preserve">The mobile HS approach represents a high-stakes engineering balance. By embracing multi-pole IPM topologies and leveraging the high-frequency capabilities of SiC power electronics, designers can achieve power densities that were once unthinkable. While these machines are more complex to manufacture and demand more sophisticated control than their industrial counterparts, they are the essential technology for the future of sustainable, electrified transport. The chapters following this </w:t>
        <w:lastRenderedPageBreak/>
        <w:t>introduction will dive deeper into the specific electromagnetic and mechanical tools used to survive this high-frequency frontier.</w:t>
      </w:r>
    </w:p>
    <w:p w14:paraId="4BDDAC81" w14:textId="1CBBC4FD" w:rsidR="009A0B7B" w:rsidRPr="001D4F32" w:rsidRDefault="009A0B7B" w:rsidP="009A0B7B">
      <w:pPr>
        <w:pStyle w:val="Balk2"/>
        <w:rPr>
          <w:rFonts w:ascii="Times New Roman" w:hAnsi="Times New Roman" w:cs="Times New Roman"/>
          <w:lang w:val="en-GB"/>
        </w:rPr>
      </w:pPr>
      <w:r>
        <w:rPr>
          <w:rFonts w:ascii="Times New Roman" w:hAnsi="Times New Roman" w:cs="Times New Roman"/>
          <w:lang w:val="en-GB"/>
        </w:rPr>
        <w:t>1.3 Fundamental Physical Constraints</w:t>
      </w:r>
    </w:p>
    <w:p w14:paraId="71106244" w14:textId="2304F701" w:rsidR="00A41037" w:rsidRPr="001D4F32" w:rsidRDefault="00A41037" w:rsidP="00371BF1">
      <w:pPr>
        <w:pStyle w:val="Balk3"/>
        <w:rPr>
          <w:rFonts w:ascii="Times New Roman" w:hAnsi="Times New Roman" w:cs="Times New Roman"/>
          <w:lang w:val="en-GB"/>
        </w:rPr>
      </w:pPr>
      <w:r>
        <w:rPr>
          <w:rFonts w:ascii="Times New Roman" w:hAnsi="Times New Roman" w:cs="Times New Roman"/>
          <w:lang w:val="en-GB"/>
        </w:rPr>
        <w:t xml:space="preserve">1.3.1 Mechanical Limits: The </w:t>
      </w:r>
      <w:r>
        <w:rPr>
          <w:rFonts w:ascii="Times New Roman" w:hAnsi="Times New Roman" w:cs="Times New Roman"/>
          <w:i/>
          <w:iCs/>
          <w:lang w:val="en-GB"/>
        </w:rPr>
        <w:t>r</w:t>
      </w:r>
      <w:r>
        <w:rPr>
          <w:rFonts w:ascii="Times New Roman" w:hAnsi="Times New Roman" w:cs="Times New Roman"/>
          <w:vertAlign w:val="subscript"/>
          <w:lang w:val="en-GB"/>
        </w:rPr>
        <w:t>r</w:t>
      </w:r>
      <w:r>
        <w:rPr>
          <w:rFonts w:ascii="Times New Roman" w:hAnsi="Times New Roman" w:cs="Times New Roman"/>
          <w:i/>
          <w:iCs/>
          <w:lang w:val="en-GB"/>
        </w:rPr>
        <w:sym w:font="Symbol" w:char="F057"/>
      </w:r>
      <w:r>
        <w:rPr>
          <w:rFonts w:ascii="Times New Roman" w:hAnsi="Times New Roman" w:cs="Times New Roman"/>
          <w:vertAlign w:val="superscript"/>
          <w:lang w:val="en-GB"/>
        </w:rPr>
        <w:t xml:space="preserve"> 2</w:t>
      </w:r>
      <w:r>
        <w:rPr>
          <w:rFonts w:ascii="Times New Roman" w:hAnsi="Times New Roman" w:cs="Times New Roman"/>
          <w:lang w:val="en-GB"/>
        </w:rPr>
        <w:t xml:space="preserve"> Wall</w:t>
      </w:r>
    </w:p>
    <w:p w14:paraId="1C96C750" w14:textId="59EA6F83" w:rsidR="00A41037" w:rsidRPr="001D4F32" w:rsidRDefault="00A41037" w:rsidP="00A41037">
      <w:pPr>
        <w:rPr>
          <w:rFonts w:ascii="Times New Roman" w:hAnsi="Times New Roman" w:cs="Times New Roman"/>
          <w:lang w:val="en-GB"/>
        </w:rPr>
      </w:pPr>
      <w:r>
        <w:rPr>
          <w:rFonts w:ascii="Times New Roman" w:hAnsi="Times New Roman" w:cs="Times New Roman"/>
          <w:lang w:val="en-GB"/>
        </w:rPr>
        <w:t>In the design of high-speed electrical machines, the most uncompromising boundary is the mechanical wall dictated by centrifugal force. As rotational speed increases, the internal stresses within the rotor do not scale linearly; they scale with the square of the angular velocity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2</w:t>
      </w:r>
      <w:r>
        <w:rPr>
          <w:rFonts w:ascii="Times New Roman" w:hAnsi="Times New Roman" w:cs="Times New Roman"/>
          <w:lang w:val="en-GB"/>
        </w:rPr>
        <w:t>) and the radius (</w:t>
      </w:r>
      <w:r>
        <w:rPr>
          <w:rFonts w:ascii="Times New Roman" w:hAnsi="Times New Roman" w:cs="Times New Roman"/>
          <w:i/>
          <w:iCs/>
          <w:lang w:val="en-GB"/>
        </w:rPr>
        <w:t>r</w:t>
      </w:r>
      <w:r>
        <w:rPr>
          <w:rFonts w:ascii="Times New Roman" w:hAnsi="Times New Roman" w:cs="Times New Roman"/>
          <w:vertAlign w:val="subscript"/>
          <w:lang w:val="en-GB"/>
        </w:rPr>
        <w:t>r</w:t>
      </w:r>
      <w:r>
        <w:rPr>
          <w:rFonts w:ascii="Times New Roman" w:hAnsi="Times New Roman" w:cs="Times New Roman"/>
          <w:lang w:val="en-GB"/>
        </w:rPr>
        <w:t xml:space="preserve">). This relationship defines a fundamental limit on the rotor’s physical dimensions, where every millimeter of increased radius exponentially threatens the structural integrity of the machine.</w:t>
      </w:r>
    </w:p>
    <w:p w14:paraId="5F68FE3C" w14:textId="77777777" w:rsidR="00A41037" w:rsidRPr="001D4F32" w:rsidRDefault="00A41037" w:rsidP="00A41037">
      <w:pPr>
        <w:rPr>
          <w:rFonts w:ascii="Times New Roman" w:hAnsi="Times New Roman" w:cs="Times New Roman"/>
          <w:b/>
          <w:bCs/>
          <w:lang w:val="en-GB"/>
        </w:rPr>
      </w:pPr>
      <w:r>
        <w:rPr>
          <w:rFonts w:ascii="Times New Roman" w:hAnsi="Times New Roman" w:cs="Times New Roman"/>
          <w:b/>
          <w:bCs/>
          <w:lang w:val="en-GB"/>
        </w:rPr>
        <w:t>Centrifugal Stress Distribution: Solid vs. Laminated Rotors</w:t>
      </w:r>
    </w:p>
    <w:p w14:paraId="59EE2A26" w14:textId="5F3FBC15" w:rsidR="00A41037" w:rsidRPr="001D4F32" w:rsidRDefault="00A41037" w:rsidP="00A41037">
      <w:pPr>
        <w:rPr>
          <w:rFonts w:ascii="Times New Roman" w:hAnsi="Times New Roman" w:cs="Times New Roman"/>
          <w:lang w:val="en-GB"/>
        </w:rPr>
      </w:pPr>
      <w:r>
        <w:rPr>
          <w:rFonts w:ascii="Times New Roman" w:hAnsi="Times New Roman" w:cs="Times New Roman"/>
          <w:lang w:val="en-GB"/>
        </w:rPr>
        <w:t xml:space="preserve">The distribution of mechanical stress is heavily dependent on the rotor's construction. In laminated rotors, which are common in induction and interior permanent magnet (IPM) machines, the rotor is a stack of thin electrical steel sheets. The stress is primarily concentrated around the shaft hole and the bridges or ribs that hold the magnets or cage bars in place. Because laminations have negligible axial strength, the radial stress must be carried entirely by the planar geometry of the steel. This often leads to a bursting limit where the yield strength of the electrical steel, even high-strength grades, is exceeded by the centrifugal pull of the rotor's own mass. Another disadvantage in using laminates on a shaft is that the laminates need a centre hole that doubles the mechanical </w:t>
      </w:r>
      <w:del w:id="10108" w:author="Claude" w:date="2026-09-02T12:00:00Z">
        <w:r>
          <w:rPr>
            <w:rFonts w:ascii="Times New Roman" w:hAnsi="Times New Roman" w:cs="Times New Roman"/>
            <w:lang w:val="en-GB"/>
          </w:rPr>
          <w:delText xml:space="preserve">stress in in inner radius</w:delText>
        </w:r>
      </w:del>
      <w:ins w:id="10109" w:author="Claude" w:date="2026-09-02T12:00:00Z">
        <w:r>
          <w:rPr>
            <w:rFonts w:ascii="Times New Roman" w:hAnsi="Times New Roman" w:cs="Times New Roman"/>
            <w:lang w:val="en-GB"/>
          </w:rPr>
          <w:t xml:space="preserve">stress at the inner radius</w:t>
        </w:r>
      </w:ins>
      <w:r>
        <w:rPr>
          <w:rFonts w:ascii="Times New Roman" w:hAnsi="Times New Roman" w:cs="Times New Roman"/>
          <w:lang w:val="en-GB"/>
        </w:rPr>
        <w:t xml:space="preserve"> of the lamination.</w:t>
      </w:r>
    </w:p>
    <w:p w14:paraId="20D3D24B" w14:textId="1F63A4D6" w:rsidR="00A41037" w:rsidRPr="001D4F32" w:rsidRDefault="00A41037" w:rsidP="00A41037">
      <w:pPr>
        <w:rPr>
          <w:rFonts w:ascii="Times New Roman" w:hAnsi="Times New Roman" w:cs="Times New Roman"/>
          <w:lang w:val="en-GB"/>
        </w:rPr>
      </w:pPr>
      <w:r>
        <w:rPr>
          <w:rFonts w:ascii="Times New Roman" w:hAnsi="Times New Roman" w:cs="Times New Roman"/>
          <w:lang w:val="en-GB"/>
        </w:rPr>
        <w:t xml:space="preserve">Conversely, solid rotors, often found in high-performance induction machines or rotor-surface-magnet PM machines, behave as a single monolithic cylinder. The stress distribution is more uniform, but the maximum stress still occurs at the center of the rotor (if solid) or at the inner bore (if hollow). Solid rotors can typically reach higher peripheral speeds (up to 250–300 m/s) compared to laminated versions [ref], but they introduce significant challenges regarding eddy-current losses, necessitating a trade-off between mechanical peak-performance and electromagnetic efficiency. Solid rotors also need </w:t>
      </w:r>
      <w:del w:id="10110" w:author="Claude" w:date="2026-09-02T12:00:00Z">
        <w:r>
          <w:rPr>
            <w:rFonts w:ascii="Times New Roman" w:hAnsi="Times New Roman" w:cs="Times New Roman"/>
            <w:lang w:val="en-GB"/>
          </w:rPr>
          <w:delText xml:space="preserve">a high airgap</w:delText>
        </w:r>
      </w:del>
      <w:ins w:id="10111" w:author="Claude" w:date="2026-09-02T12:00:00Z">
        <w:r>
          <w:rPr>
            <w:rFonts w:ascii="Times New Roman" w:hAnsi="Times New Roman" w:cs="Times New Roman"/>
            <w:lang w:val="en-GB"/>
          </w:rPr>
          <w:t xml:space="preserve">a large air gap</w:t>
        </w:r>
      </w:ins>
      <w:r>
        <w:rPr>
          <w:rFonts w:ascii="Times New Roman" w:hAnsi="Times New Roman" w:cs="Times New Roman"/>
          <w:lang w:val="en-GB"/>
        </w:rPr>
        <w:t xml:space="preserve">, low-harmonic winding and typically necessitate an LC filter in the supply line.</w:t>
      </w:r>
    </w:p>
    <w:p>
      <w:pPr>
        <w:rPr>
          <w:ins w:id="10174" w:author="Claude" w:date="2026-09-02T12:00:00Z"/>
          <w:rFonts w:ascii="Times New Roman" w:hAnsi="Times New Roman" w:cs="Times New Roman"/>
          <w:lang w:val="en-GB"/>
        </w:rPr>
      </w:pPr>
      <w:ins w:id="10175" w:author="Claude" w:date="2026-09-02T12:00:00Z">
        <w:r>
          <w:rPr>
            <w:rFonts w:ascii="Times New Roman" w:hAnsi="Times New Roman" w:cs="Times New Roman"/>
            <w:lang w:val="en-GB"/>
          </w:rPr>
          <w:t xml:space="preserve">It is worth putting this into algebra, because the penalty for a bore is easily underestimated and because the stress grows with the square of the peripheral speed, so a rotor passes from comfortable to impossible within a narrow band of tip speed. The factor of two quoted above is exact for a thin disc. For a solid rotating disc of density </w:t>
        </w:r>
      </w:ins>
      <w:ins w:id="10176" w:author="Claude" w:date="2026-09-02T12:00:00Z">
        <w:r>
          <w:rPr>
            <w:rFonts w:ascii="Times New Roman" w:hAnsi="Times New Roman" w:cs="Times New Roman"/>
            <w:i/>
            <w:iCs/>
            <w:lang w:val="en-GB"/>
          </w:rPr>
          <w:t xml:space="preserve">ρ</w:t>
        </w:r>
      </w:ins>
      <w:ins w:id="10177" w:author="Claude" w:date="2026-09-02T12:00:00Z">
        <w:r>
          <w:rPr>
            <w:rFonts w:ascii="Times New Roman" w:hAnsi="Times New Roman" w:cs="Times New Roman"/>
            <w:lang w:val="en-GB"/>
          </w:rPr>
          <w:t xml:space="preserve"> and Poisson ratio </w:t>
        </w:r>
      </w:ins>
      <w:ins w:id="10178" w:author="Claude" w:date="2026-09-02T12:00:00Z">
        <w:r>
          <w:rPr>
            <w:rFonts w:ascii="Times New Roman" w:hAnsi="Times New Roman" w:cs="Times New Roman"/>
            <w:i/>
            <w:iCs/>
            <w:lang w:val="en-GB"/>
          </w:rPr>
          <w:t xml:space="preserve">ν</w:t>
        </w:r>
      </w:ins>
      <w:ins w:id="10179" w:author="Claude" w:date="2026-09-02T12:00:00Z">
        <w:r>
          <w:rPr>
            <w:rFonts w:ascii="Times New Roman" w:hAnsi="Times New Roman" w:cs="Times New Roman"/>
            <w:lang w:val="en-GB"/>
          </w:rPr>
          <w:t xml:space="preserve"> the maximum tangential stress occurs at the centre and is</w:t>
        </w:r>
      </w:ins>
    </w:p>
    <w:p>
      <w:pPr>
        <w:ind w:firstLine="1304"/>
        <w:rPr>
          <w:ins w:id="10180" w:author="Claude" w:date="2026-09-02T12:00:00Z"/>
          <w:rFonts w:ascii="Times New Roman" w:hAnsi="Times New Roman" w:cs="Times New Roman"/>
          <w:lang w:val="en-GB"/>
        </w:rPr>
      </w:pPr>
      <w:ins w:id="10181" w:author="Claude" w:date="2026-09-02T12:00:00Z">
        <w:r>
          <w:rPr>
            <w:rFonts w:ascii="Times New Roman" w:hAnsi="Times New Roman" w:cs="Times New Roman"/>
            <w:i/>
            <w:iCs/>
            <w:lang w:val="en-GB"/>
          </w:rPr>
          <w:t xml:space="preserve">σ</w:t>
        </w:r>
      </w:ins>
      <w:ins w:id="10182" w:author="Claude" w:date="2026-09-02T12:00:00Z">
        <w:r>
          <w:rPr>
            <w:rFonts w:ascii="Times New Roman" w:hAnsi="Times New Roman" w:cs="Times New Roman"/>
            <w:vertAlign w:val="subscript"/>
            <w:lang w:val="en-GB"/>
          </w:rPr>
          <w:t xml:space="preserve">max</w:t>
        </w:r>
      </w:ins>
      <w:ins w:id="10183" w:author="Claude" w:date="2026-09-02T12:00:00Z">
        <w:r>
          <w:rPr>
            <w:rFonts w:ascii="Times New Roman" w:hAnsi="Times New Roman" w:cs="Times New Roman"/>
            <w:lang w:val="en-GB"/>
          </w:rPr>
          <w:t xml:space="preserve"> = [(3 + </w:t>
        </w:r>
      </w:ins>
      <w:ins w:id="10184" w:author="Claude" w:date="2026-09-02T12:00:00Z">
        <w:r>
          <w:rPr>
            <w:rFonts w:ascii="Times New Roman" w:hAnsi="Times New Roman" w:cs="Times New Roman"/>
            <w:i/>
            <w:iCs/>
            <w:lang w:val="en-GB"/>
          </w:rPr>
          <w:t xml:space="preserve">ν</w:t>
        </w:r>
      </w:ins>
      <w:ins w:id="10185" w:author="Claude" w:date="2026-09-02T12:00:00Z">
        <w:r>
          <w:rPr>
            <w:rFonts w:ascii="Times New Roman" w:hAnsi="Times New Roman" w:cs="Times New Roman"/>
            <w:lang w:val="en-GB"/>
          </w:rPr>
          <w:t xml:space="preserve">)/8] </w:t>
        </w:r>
      </w:ins>
      <w:ins w:id="10186" w:author="Claude" w:date="2026-09-02T12:00:00Z">
        <w:r>
          <w:rPr>
            <w:rFonts w:ascii="Times New Roman" w:hAnsi="Times New Roman" w:cs="Times New Roman"/>
            <w:i/>
            <w:iCs/>
            <w:lang w:val="en-GB"/>
          </w:rPr>
          <w:t xml:space="preserve">ρ</w:t>
        </w:r>
      </w:ins>
      <w:ins w:id="10187" w:author="Claude" w:date="2026-09-02T12:00:00Z">
        <w:r>
          <w:rPr>
            <w:rFonts w:ascii="Times New Roman" w:hAnsi="Times New Roman" w:cs="Times New Roman"/>
            <w:lang w:val="en-GB"/>
          </w:rPr>
          <w:t xml:space="preserve"> </w:t>
        </w:r>
      </w:ins>
      <w:ins w:id="10188" w:author="Claude" w:date="2026-09-02T12:00:00Z">
        <w:r>
          <w:rPr>
            <w:rFonts w:ascii="Times New Roman" w:hAnsi="Times New Roman" w:cs="Times New Roman"/>
            <w:i/>
            <w:iCs/>
            <w:lang w:val="en-GB"/>
          </w:rPr>
          <w:t xml:space="preserve">v</w:t>
        </w:r>
      </w:ins>
      <w:ins w:id="10189" w:author="Claude" w:date="2026-09-02T12:00:00Z">
        <w:r>
          <w:rPr>
            <w:rFonts w:ascii="Times New Roman" w:hAnsi="Times New Roman" w:cs="Times New Roman"/>
            <w:vertAlign w:val="subscript"/>
            <w:lang w:val="en-GB"/>
          </w:rPr>
          <w:t xml:space="preserve">tip</w:t>
        </w:r>
      </w:ins>
      <w:ins w:id="10190" w:author="Claude" w:date="2026-09-02T12:00:00Z">
        <w:r>
          <w:rPr>
            <w:rFonts w:ascii="Times New Roman" w:hAnsi="Times New Roman" w:cs="Times New Roman"/>
            <w:vertAlign w:val="superscript"/>
            <w:lang w:val="en-GB"/>
          </w:rPr>
          <w:t xml:space="preserve">2</w:t>
        </w:r>
      </w:ins>
    </w:p>
    <w:p>
      <w:pPr>
        <w:rPr>
          <w:ins w:id="10191" w:author="Claude" w:date="2026-09-02T12:00:00Z"/>
          <w:rFonts w:ascii="Times New Roman" w:hAnsi="Times New Roman" w:cs="Times New Roman"/>
          <w:lang w:val="en-GB"/>
        </w:rPr>
      </w:pPr>
      <w:ins w:id="10192" w:author="Claude" w:date="2026-09-02T12:00:00Z">
        <w:r>
          <w:rPr>
            <w:rFonts w:ascii="Times New Roman" w:hAnsi="Times New Roman" w:cs="Times New Roman"/>
            <w:lang w:val="en-GB"/>
          </w:rPr>
          <w:t xml:space="preserve">while introducing a small central bore moves the maximum to the bore and doubles it:</w:t>
        </w:r>
      </w:ins>
    </w:p>
    <w:p>
      <w:pPr>
        <w:ind w:firstLine="1304"/>
        <w:rPr>
          <w:ins w:id="10193" w:author="Claude" w:date="2026-09-02T12:00:00Z"/>
          <w:rFonts w:ascii="Times New Roman" w:hAnsi="Times New Roman" w:cs="Times New Roman"/>
          <w:lang w:val="en-GB"/>
        </w:rPr>
      </w:pPr>
      <w:ins w:id="10194" w:author="Claude" w:date="2026-09-02T12:00:00Z">
        <w:r>
          <w:rPr>
            <w:rFonts w:ascii="Times New Roman" w:hAnsi="Times New Roman" w:cs="Times New Roman"/>
            <w:i/>
            <w:iCs/>
            <w:lang w:val="en-GB"/>
          </w:rPr>
          <w:t xml:space="preserve">σ</w:t>
        </w:r>
      </w:ins>
      <w:ins w:id="10195" w:author="Claude" w:date="2026-09-02T12:00:00Z">
        <w:r>
          <w:rPr>
            <w:rFonts w:ascii="Times New Roman" w:hAnsi="Times New Roman" w:cs="Times New Roman"/>
            <w:vertAlign w:val="subscript"/>
            <w:lang w:val="en-GB"/>
          </w:rPr>
          <w:t xml:space="preserve">max</w:t>
        </w:r>
      </w:ins>
      <w:ins w:id="10196" w:author="Claude" w:date="2026-09-02T12:00:00Z">
        <w:r>
          <w:rPr>
            <w:rFonts w:ascii="Times New Roman" w:hAnsi="Times New Roman" w:cs="Times New Roman"/>
            <w:lang w:val="en-GB"/>
          </w:rPr>
          <w:t xml:space="preserve"> = [(3 + </w:t>
        </w:r>
      </w:ins>
      <w:ins w:id="10197" w:author="Claude" w:date="2026-09-02T12:00:00Z">
        <w:r>
          <w:rPr>
            <w:rFonts w:ascii="Times New Roman" w:hAnsi="Times New Roman" w:cs="Times New Roman"/>
            <w:i/>
            <w:iCs/>
            <w:lang w:val="en-GB"/>
          </w:rPr>
          <w:t xml:space="preserve">ν</w:t>
        </w:r>
      </w:ins>
      <w:ins w:id="10198" w:author="Claude" w:date="2026-09-02T12:00:00Z">
        <w:r>
          <w:rPr>
            <w:rFonts w:ascii="Times New Roman" w:hAnsi="Times New Roman" w:cs="Times New Roman"/>
            <w:lang w:val="en-GB"/>
          </w:rPr>
          <w:t xml:space="preserve">)/4] </w:t>
        </w:r>
      </w:ins>
      <w:ins w:id="10199" w:author="Claude" w:date="2026-09-02T12:00:00Z">
        <w:r>
          <w:rPr>
            <w:rFonts w:ascii="Times New Roman" w:hAnsi="Times New Roman" w:cs="Times New Roman"/>
            <w:i/>
            <w:iCs/>
            <w:lang w:val="en-GB"/>
          </w:rPr>
          <w:t xml:space="preserve">ρ</w:t>
        </w:r>
      </w:ins>
      <w:ins w:id="10200" w:author="Claude" w:date="2026-09-02T12:00:00Z">
        <w:r>
          <w:rPr>
            <w:rFonts w:ascii="Times New Roman" w:hAnsi="Times New Roman" w:cs="Times New Roman"/>
            <w:lang w:val="en-GB"/>
          </w:rPr>
          <w:t xml:space="preserve"> </w:t>
        </w:r>
      </w:ins>
      <w:ins w:id="10201" w:author="Claude" w:date="2026-09-02T12:00:00Z">
        <w:r>
          <w:rPr>
            <w:rFonts w:ascii="Times New Roman" w:hAnsi="Times New Roman" w:cs="Times New Roman"/>
            <w:i/>
            <w:iCs/>
            <w:lang w:val="en-GB"/>
          </w:rPr>
          <w:t xml:space="preserve">v</w:t>
        </w:r>
      </w:ins>
      <w:ins w:id="10202" w:author="Claude" w:date="2026-09-02T12:00:00Z">
        <w:r>
          <w:rPr>
            <w:rFonts w:ascii="Times New Roman" w:hAnsi="Times New Roman" w:cs="Times New Roman"/>
            <w:vertAlign w:val="subscript"/>
            <w:lang w:val="en-GB"/>
          </w:rPr>
          <w:t xml:space="preserve">tip</w:t>
        </w:r>
      </w:ins>
      <w:ins w:id="10203" w:author="Claude" w:date="2026-09-02T12:00:00Z">
        <w:r>
          <w:rPr>
            <w:rFonts w:ascii="Times New Roman" w:hAnsi="Times New Roman" w:cs="Times New Roman"/>
            <w:vertAlign w:val="superscript"/>
            <w:lang w:val="en-GB"/>
          </w:rPr>
          <w:t xml:space="preserve">2</w:t>
        </w:r>
      </w:ins>
    </w:p>
    <w:p>
      <w:pPr>
        <w:rPr>
          <w:ins w:id="10204" w:author="Claude" w:date="2026-09-02T12:00:00Z"/>
          <w:rFonts w:ascii="Times New Roman" w:hAnsi="Times New Roman" w:cs="Times New Roman"/>
          <w:lang w:val="en-GB"/>
        </w:rPr>
      </w:pPr>
      <w:ins w:id="10205" w:author="Claude" w:date="2026-09-02T12:00:00Z">
        <w:r>
          <w:rPr>
            <w:rFonts w:ascii="Times New Roman" w:hAnsi="Times New Roman" w:cs="Times New Roman"/>
            <w:lang w:val="en-GB"/>
          </w:rPr>
          <w:t xml:space="preserve">Figure 1.3 evaluates both for electrical steel, taking </w:t>
        </w:r>
      </w:ins>
      <w:ins w:id="10206" w:author="Claude" w:date="2026-09-02T12:00:00Z">
        <w:r>
          <w:rPr>
            <w:rFonts w:ascii="Times New Roman" w:hAnsi="Times New Roman" w:cs="Times New Roman"/>
            <w:i/>
            <w:iCs/>
            <w:lang w:val="en-GB"/>
          </w:rPr>
          <w:t xml:space="preserve">ρ</w:t>
        </w:r>
      </w:ins>
      <w:ins w:id="10207" w:author="Claude" w:date="2026-09-02T12:00:00Z">
        <w:r>
          <w:rPr>
            <w:rFonts w:ascii="Times New Roman" w:hAnsi="Times New Roman" w:cs="Times New Roman"/>
            <w:lang w:val="en-GB"/>
          </w:rPr>
          <w:t xml:space="preserve"> = 7650 kg/m</w:t>
        </w:r>
      </w:ins>
      <w:ins w:id="10208" w:author="Claude" w:date="2026-09-02T12:00:00Z">
        <w:r>
          <w:rPr>
            <w:rFonts w:ascii="Times New Roman" w:hAnsi="Times New Roman" w:cs="Times New Roman"/>
            <w:vertAlign w:val="superscript"/>
            <w:lang w:val="en-GB"/>
          </w:rPr>
          <w:t xml:space="preserve">3</w:t>
        </w:r>
      </w:ins>
      <w:ins w:id="10209" w:author="Claude" w:date="2026-09-02T12:00:00Z">
        <w:r>
          <w:rPr>
            <w:rFonts w:ascii="Times New Roman" w:hAnsi="Times New Roman" w:cs="Times New Roman"/>
            <w:lang w:val="en-GB"/>
          </w:rPr>
          <w:t xml:space="preserve"> and </w:t>
        </w:r>
      </w:ins>
      <w:ins w:id="10210" w:author="Claude" w:date="2026-09-02T12:00:00Z">
        <w:r>
          <w:rPr>
            <w:rFonts w:ascii="Times New Roman" w:hAnsi="Times New Roman" w:cs="Times New Roman"/>
            <w:i/>
            <w:iCs/>
            <w:lang w:val="en-GB"/>
          </w:rPr>
          <w:t xml:space="preserve">ν</w:t>
        </w:r>
      </w:ins>
      <w:ins w:id="10211" w:author="Claude" w:date="2026-09-02T12:00:00Z">
        <w:r>
          <w:rPr>
            <w:rFonts w:ascii="Times New Roman" w:hAnsi="Times New Roman" w:cs="Times New Roman"/>
            <w:lang w:val="en-GB"/>
          </w:rPr>
          <w:t xml:space="preserve"> = 0.3. A bored lamination reaches about 252 MPa at 200 m/s and about 395 MPa at 250 m/s. Against a high-strength grade with a proof stress near 450 MPa and a safety factor of 1.5, the 250 m/s design is already outside the allowable envelope while the 200 m/s design is inside it. This is the quantitative form of the advantage that solid rotors hold over laminated ones.</w:t>
        </w:r>
      </w:ins>
    </w:p>
    <w:p>
      <w:pPr>
        <w:rPr>
          <w:ins w:id="10212" w:author="Claude" w:date="2026-09-02T12:00:00Z"/>
          <w:rFonts w:ascii="Times New Roman" w:hAnsi="Times New Roman" w:cs="Times New Roman"/>
          <w:lang w:val="en-GB"/>
        </w:rPr>
      </w:pPr>
      <w:ins w:id="10213" w:author="Claude" w:date="2026-09-02T12:00:00Z">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4156115"/>
              <wp:effectExtent l="0" t="0" r="0" b="0"/>
              <wp:docPr id="900000002" name="Picture 900000002"/>
              <wp:cNvGraphicFramePr>
                <a:graphicFrameLocks noChangeAspect="1"/>
              </wp:cNvGraphicFramePr>
              <a:graphic>
                <a:graphicData uri="http://schemas.openxmlformats.org/drawingml/2006/picture">
                  <pic:pic>
                    <pic:nvPicPr>
                      <pic:cNvPr id="900000002" name="fig_stress_vs_tipspeed.png"/>
                      <pic:cNvPicPr/>
                    </pic:nvPicPr>
                    <pic:blipFill>
                      <a:blip r:embed="rId102"/>
                      <a:stretch>
                        <a:fillRect/>
                      </a:stretch>
                    </pic:blipFill>
                    <pic:spPr>
                      <a:xfrm>
                        <a:off x="0" y="0"/>
                        <a:ext cx="5731510" cy="4156115"/>
                      </a:xfrm>
                      <a:prstGeom prst="rect">
                        <a:avLst/>
                      </a:prstGeom>
                    </pic:spPr>
                  </pic:pic>
                </a:graphicData>
              </a:graphic>
            </wp:inline>
          </w:drawing>
        </w:r>
      </w:ins>
    </w:p>
    <w:p>
      <w:pPr>
        <w:rPr>
          <w:ins w:id="10214" w:author="Claude" w:date="2026-09-02T12:00:00Z"/>
          <w:rFonts w:ascii="Times New Roman" w:hAnsi="Times New Roman" w:cs="Times New Roman"/>
          <w:lang w:val="en-GB"/>
        </w:rPr>
      </w:pPr>
      <w:ins w:id="10215" w:author="Claude" w:date="2026-09-02T12:00:00Z">
        <w:r>
          <w:rPr>
            <w:rFonts w:ascii="Times New Roman" w:hAnsi="Times New Roman" w:cs="Times New Roman"/>
            <w:lang w:val="en-GB"/>
          </w:rPr>
          <w:t xml:space="preserve">Figure 1.3. Maximum tangential stress against peripheral speed for a solid disc, a disc with a central bore and a thin ring, for electrical steel (</w:t>
        </w:r>
      </w:ins>
      <w:ins w:id="10216" w:author="Claude" w:date="2026-09-02T12:00:00Z">
        <w:r>
          <w:rPr>
            <w:rFonts w:ascii="Times New Roman" w:hAnsi="Times New Roman" w:cs="Times New Roman"/>
            <w:i/>
            <w:iCs/>
            <w:lang w:val="en-GB"/>
          </w:rPr>
          <w:t xml:space="preserve">ρ</w:t>
        </w:r>
      </w:ins>
      <w:ins w:id="10217" w:author="Claude" w:date="2026-09-02T12:00:00Z">
        <w:r>
          <w:rPr>
            <w:rFonts w:ascii="Times New Roman" w:hAnsi="Times New Roman" w:cs="Times New Roman"/>
            <w:lang w:val="en-GB"/>
          </w:rPr>
          <w:t xml:space="preserve"> = 7650 kg/m</w:t>
        </w:r>
      </w:ins>
      <w:ins w:id="10218" w:author="Claude" w:date="2026-09-02T12:00:00Z">
        <w:r>
          <w:rPr>
            <w:rFonts w:ascii="Times New Roman" w:hAnsi="Times New Roman" w:cs="Times New Roman"/>
            <w:vertAlign w:val="superscript"/>
            <w:lang w:val="en-GB"/>
          </w:rPr>
          <w:t xml:space="preserve">3</w:t>
        </w:r>
      </w:ins>
      <w:ins w:id="10219" w:author="Claude" w:date="2026-09-02T12:00:00Z">
        <w:r>
          <w:rPr>
            <w:rFonts w:ascii="Times New Roman" w:hAnsi="Times New Roman" w:cs="Times New Roman"/>
            <w:lang w:val="en-GB"/>
          </w:rPr>
          <w:t xml:space="preserve">, </w:t>
        </w:r>
      </w:ins>
      <w:ins w:id="10220" w:author="Claude" w:date="2026-09-02T12:00:00Z">
        <w:r>
          <w:rPr>
            <w:rFonts w:ascii="Times New Roman" w:hAnsi="Times New Roman" w:cs="Times New Roman"/>
            <w:i/>
            <w:iCs/>
            <w:lang w:val="en-GB"/>
          </w:rPr>
          <w:t xml:space="preserve">ν</w:t>
        </w:r>
      </w:ins>
      <w:ins w:id="10221" w:author="Claude" w:date="2026-09-02T12:00:00Z">
        <w:r>
          <w:rPr>
            <w:rFonts w:ascii="Times New Roman" w:hAnsi="Times New Roman" w:cs="Times New Roman"/>
            <w:lang w:val="en-GB"/>
          </w:rPr>
          <w:t xml:space="preserve"> = 0.3). The central bore doubles the stress, which is the penalty paid by any shaft-mounted lamination stack.</w:t>
        </w:r>
      </w:ins>
    </w:p>
    <w:p w14:paraId="79373C98" w14:textId="77777777" w:rsidR="00A41037" w:rsidRPr="001D4F32" w:rsidRDefault="00A41037" w:rsidP="00A41037">
      <w:pPr>
        <w:rPr>
          <w:rFonts w:ascii="Times New Roman" w:hAnsi="Times New Roman" w:cs="Times New Roman"/>
          <w:b/>
          <w:bCs/>
          <w:lang w:val="en-GB"/>
        </w:rPr>
      </w:pPr>
      <w:r>
        <w:rPr>
          <w:rFonts w:ascii="Times New Roman" w:hAnsi="Times New Roman" w:cs="Times New Roman"/>
          <w:b/>
          <w:bCs/>
          <w:lang w:val="en-GB"/>
        </w:rPr>
        <w:t>Material Fatigue and the Retention System</w:t>
      </w:r>
    </w:p>
    <w:p w14:paraId="571C79A5" w14:textId="77777777" w:rsidR="00A41037" w:rsidRPr="001D4F32" w:rsidRDefault="00A41037" w:rsidP="00A41037">
      <w:pPr>
        <w:rPr>
          <w:rFonts w:ascii="Times New Roman" w:hAnsi="Times New Roman" w:cs="Times New Roman"/>
          <w:lang w:val="en-GB"/>
        </w:rPr>
      </w:pPr>
      <w:r>
        <w:rPr>
          <w:rFonts w:ascii="Times New Roman" w:hAnsi="Times New Roman" w:cs="Times New Roman"/>
          <w:lang w:val="en-GB"/>
        </w:rPr>
        <w:t>Surviving a single high-speed run is not enough; industrial and traction rotors must survive millions of start-stop cycles. This introduces material fatigue as a critical constraint. The constant expansion and contraction of the rotor under centrifugal loading can lead to crack propagation, especially at stress concentration points like the sharp corners of magnet pockets.</w:t>
      </w:r>
    </w:p>
    <w:p w14:paraId="7A739477" w14:textId="77777777" w:rsidR="00A41037" w:rsidRPr="001D4F32" w:rsidRDefault="00A41037" w:rsidP="00A41037">
      <w:pPr>
        <w:rPr>
          <w:rFonts w:ascii="Times New Roman" w:hAnsi="Times New Roman" w:cs="Times New Roman"/>
          <w:lang w:val="en-GB"/>
        </w:rPr>
      </w:pPr>
      <w:r>
        <w:rPr>
          <w:rFonts w:ascii="Times New Roman" w:hAnsi="Times New Roman" w:cs="Times New Roman"/>
          <w:lang w:val="en-GB"/>
        </w:rPr>
        <w:t>To combat these forces, designers rely on two primary retention systems:</w:t>
      </w:r>
    </w:p>
    <w:p w14:paraId="3F139E27" w14:textId="588E7690" w:rsidR="00A41037" w:rsidRPr="001D4F32" w:rsidRDefault="00A41037" w:rsidP="00A41037">
      <w:pPr>
        <w:numPr>
          <w:ilvl w:val="0"/>
          <w:numId w:val="19"/>
        </w:numPr>
        <w:rPr>
          <w:rFonts w:ascii="Times New Roman" w:hAnsi="Times New Roman" w:cs="Times New Roman"/>
          <w:lang w:val="en-GB"/>
        </w:rPr>
      </w:pPr>
      <w:r>
        <w:rPr>
          <w:rFonts w:ascii="Times New Roman" w:hAnsi="Times New Roman" w:cs="Times New Roman"/>
          <w:b/>
          <w:bCs/>
          <w:lang w:val="en-GB"/>
        </w:rPr>
        <w:t>Sleeves (Surface Retention):</w:t>
      </w:r>
      <w:r>
        <w:rPr>
          <w:rFonts w:ascii="Times New Roman" w:hAnsi="Times New Roman" w:cs="Times New Roman"/>
          <w:lang w:val="en-GB"/>
        </w:rPr>
        <w:t xml:space="preserve"> In Surface-Magnet PM (SPM) machines, magnets are held against the rotor core by a high-strength sleeve. This sleeve is typically made of Carbon Fiber (high strength-to-weight ratio) or Inconel (high temperature and corrosion resistance). The sleeve is applied with a shrink-fit or pre-stress to ensure that the magnets remain in compression even at maximum overspeed (In some cases a lift-off of the magnet is allowed). If the sleeve expands more than the magnets at high speed, the magnets will lose contact, leading easily to vibration and potential failure. However, careful design makes also this kind of design possible.</w:t>
      </w:r>
    </w:p>
    <w:p w14:paraId="6EA720FF" w14:textId="556ABD1A" w:rsidR="00A41037" w:rsidRPr="001D4F32" w:rsidRDefault="00A41037" w:rsidP="00A41037">
      <w:pPr>
        <w:numPr>
          <w:ilvl w:val="0"/>
          <w:numId w:val="19"/>
        </w:numPr>
        <w:rPr>
          <w:rFonts w:ascii="Times New Roman" w:hAnsi="Times New Roman" w:cs="Times New Roman"/>
          <w:lang w:val="en-GB"/>
        </w:rPr>
      </w:pPr>
      <w:r>
        <w:rPr>
          <w:rFonts w:ascii="Times New Roman" w:hAnsi="Times New Roman" w:cs="Times New Roman"/>
          <w:b/>
          <w:bCs/>
          <w:lang w:val="en-GB"/>
        </w:rPr>
        <w:t>Buried Magnets (Internal Retention):</w:t>
      </w:r>
      <w:r>
        <w:rPr>
          <w:rFonts w:ascii="Times New Roman" w:hAnsi="Times New Roman" w:cs="Times New Roman"/>
          <w:lang w:val="en-GB"/>
        </w:rPr>
        <w:t xml:space="preserve"> In IPM machines, the magnets are protected by the rotor laminations themselves. This eliminates the need for an external sleeve but places immense pressure on the thin steel bridges that separate the magnet from the air gap. The design becomes a delicate optimization: the bridge must be thin enough to prevent magnetic </w:t>
        <w:lastRenderedPageBreak/>
        <w:t>flux leakage, but thick enough to prevent the magnets from "breaking through" the rotor surface at high speed.</w:t>
      </w:r>
    </w:p>
    <w:p w14:paraId="1CA9C6E2" w14:textId="3E90F3EC" w:rsidR="00A41037" w:rsidRPr="001D4F32" w:rsidRDefault="00A41037" w:rsidP="00A41037">
      <w:pPr>
        <w:rPr>
          <w:rFonts w:ascii="Times New Roman" w:hAnsi="Times New Roman" w:cs="Times New Roman"/>
          <w:lang w:val="en-GB"/>
        </w:rPr>
      </w:pPr>
      <w:r>
        <w:rPr>
          <w:rFonts w:ascii="Times New Roman" w:hAnsi="Times New Roman" w:cs="Times New Roman"/>
          <w:lang w:val="en-GB"/>
        </w:rPr>
        <w:t xml:space="preserve">Ultimately, the </w:t>
      </w:r>
      <w:r>
        <w:rPr>
          <w:rFonts w:ascii="Times New Roman" w:hAnsi="Times New Roman" w:cs="Times New Roman"/>
          <w:i/>
          <w:iCs/>
          <w:lang w:val="en-GB"/>
        </w:rPr>
        <w:t>r</w:t>
      </w:r>
      <w:r>
        <w:rPr>
          <w:rFonts w:ascii="Times New Roman" w:hAnsi="Times New Roman" w:cs="Times New Roman"/>
          <w:vertAlign w:val="subscript"/>
          <w:lang w:val="en-GB"/>
        </w:rPr>
        <w:t>r</w:t>
      </w:r>
      <w:r>
        <w:rPr>
          <w:rFonts w:ascii="Times New Roman" w:hAnsi="Times New Roman" w:cs="Times New Roman"/>
          <w:i/>
          <w:iCs/>
          <w:lang w:val="en-GB"/>
        </w:rPr>
        <w:sym w:font="Symbol" w:char="F057"/>
      </w:r>
      <w:r>
        <w:rPr>
          <w:rFonts w:ascii="Times New Roman" w:hAnsi="Times New Roman" w:cs="Times New Roman"/>
          <w:vertAlign w:val="superscript"/>
          <w:lang w:val="en-GB"/>
        </w:rPr>
        <w:t xml:space="preserve"> 2</w:t>
      </w:r>
      <w:r>
        <w:rPr>
          <w:rFonts w:ascii="Times New Roman" w:hAnsi="Times New Roman" w:cs="Times New Roman"/>
          <w:lang w:val="en-GB"/>
        </w:rPr>
        <w:t xml:space="preserve"> wall dictates that as we push for higher speeds, rotors must become longer and thinner. This, in turn, shifts the problem from pure material stress to rotordynamics, as long, slender rotors are more prone to bending and resonance, a topic that serves as the next critical constraint in high-speed design.</w:t>
      </w:r>
    </w:p>
    <w:p w14:paraId="5B0EF331" w14:textId="77777777" w:rsidR="000E45D5" w:rsidRPr="001D4F32" w:rsidRDefault="000E45D5" w:rsidP="00175683">
      <w:pPr>
        <w:pStyle w:val="Balk3"/>
        <w:rPr>
          <w:rFonts w:ascii="Times New Roman" w:hAnsi="Times New Roman" w:cs="Times New Roman"/>
          <w:lang w:val="en-GB"/>
        </w:rPr>
      </w:pPr>
      <w:r>
        <w:rPr>
          <w:rFonts w:ascii="Times New Roman" w:hAnsi="Times New Roman" w:cs="Times New Roman"/>
          <w:lang w:val="en-GB"/>
        </w:rPr>
        <w:t xml:space="preserve">1.3.2 Rotordynamics and Critical Speeds</w:t>
      </w:r>
    </w:p>
    <w:p w14:paraId="67948659" w14:textId="50B3B62A" w:rsidR="000E45D5" w:rsidRDefault="000E45D5" w:rsidP="000E45D5">
      <w:pPr>
        <w:rPr>
          <w:rFonts w:ascii="Times New Roman" w:hAnsi="Times New Roman" w:cs="Times New Roman"/>
          <w:lang w:val="en-GB"/>
        </w:rPr>
      </w:pPr>
      <w:r>
        <w:rPr>
          <w:rFonts w:ascii="Times New Roman" w:hAnsi="Times New Roman" w:cs="Times New Roman"/>
          <w:lang w:val="en-GB"/>
        </w:rPr>
        <w:t xml:space="preserve">While the </w:t>
      </w:r>
      <w:r>
        <w:rPr>
          <w:rFonts w:ascii="Times New Roman" w:hAnsi="Times New Roman" w:cs="Times New Roman"/>
          <w:i/>
          <w:iCs/>
          <w:lang w:val="en-GB"/>
        </w:rPr>
        <w:t>r</w:t>
      </w:r>
      <w:r>
        <w:rPr>
          <w:rFonts w:ascii="Times New Roman" w:hAnsi="Times New Roman" w:cs="Times New Roman"/>
          <w:vertAlign w:val="subscript"/>
          <w:lang w:val="en-GB"/>
        </w:rPr>
        <w:t>r</w:t>
      </w:r>
      <w:r>
        <w:rPr>
          <w:rFonts w:ascii="Times New Roman" w:hAnsi="Times New Roman" w:cs="Times New Roman"/>
          <w:i/>
          <w:iCs/>
          <w:lang w:val="en-GB"/>
        </w:rPr>
        <w:sym w:font="Symbol" w:char="F057"/>
      </w:r>
      <w:r>
        <w:rPr>
          <w:rFonts w:ascii="Times New Roman" w:hAnsi="Times New Roman" w:cs="Times New Roman"/>
          <w:vertAlign w:val="superscript"/>
          <w:lang w:val="en-GB"/>
        </w:rPr>
        <w:t xml:space="preserve"> 2</w:t>
      </w:r>
      <w:r>
        <w:rPr>
          <w:rFonts w:ascii="Times New Roman" w:hAnsi="Times New Roman" w:cs="Times New Roman"/>
          <w:lang w:val="en-GB"/>
        </w:rPr>
        <w:t xml:space="preserve"> wall dictates the bursting limit of a rotor, rotordynamics governs its behavior during operation. As electrical machines move into the high-speed realm, the rotor can no longer be treated as a rigid body. Instead, it must be analyzed as a flexible system that exhibits specific natural frequencies or critical speeds. Managing these resonances is perhaps the most difficult aspect of high-speed integration, often forcing designers to compromise on the machine's electromagnetic proportions.</w:t>
      </w:r>
    </w:p>
    <w:p w14:paraId="1E5422FE" w14:textId="58421F34" w:rsidR="00082218" w:rsidRPr="001D4F32" w:rsidRDefault="00082218" w:rsidP="000E45D5">
      <w:pPr>
        <w:rPr>
          <w:rFonts w:ascii="Times New Roman" w:hAnsi="Times New Roman" w:cs="Times New Roman"/>
          <w:lang w:val="en-GB"/>
        </w:rPr>
      </w:pPr>
      <w:r>
        <w:rPr>
          <w:rFonts w:ascii="Times New Roman" w:hAnsi="Times New Roman" w:cs="Times New Roman"/>
          <w:noProof/>
          <w:lang w:val="en-GB"/>
        </w:rPr>
        <w:drawing>
          <wp:inline distT="0" distB="0" distL="0" distR="0" wp14:anchorId="315E521E" wp14:editId="5149B94B">
            <wp:extent cx="5731510" cy="2496820"/>
            <wp:effectExtent l="0" t="0" r="2540" b="0"/>
            <wp:docPr id="1061725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5931" name="Picture 10617259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96820"/>
                    </a:xfrm>
                    <a:prstGeom prst="rect">
                      <a:avLst/>
                    </a:prstGeom>
                  </pic:spPr>
                </pic:pic>
              </a:graphicData>
            </a:graphic>
          </wp:inline>
        </w:drawing>
      </w:r>
      <w:r>
        <w:rPr>
          <w:rFonts w:ascii="Times New Roman" w:hAnsi="Times New Roman" w:cs="Times New Roman"/>
          <w:lang w:val="en-GB"/>
        </w:rPr>
        <w:br/>
      </w:r>
      <w:del w:id="10168" w:author="Claude" w:date="2026-09-02T12:00:00Z">
        <w:r>
          <w:rPr>
            <w:rFonts w:ascii="Times New Roman" w:hAnsi="Times New Roman" w:cs="Times New Roman"/>
            <w:lang w:val="en-GB"/>
          </w:rPr>
          <w:delText xml:space="preserve">Fig. 3 Caption</w:delText>
        </w:r>
      </w:del>
      <w:ins w:id="10169" w:author="Claude" w:date="2026-09-02T12:00:00Z">
        <w:r>
          <w:rPr>
            <w:rFonts w:ascii="Times New Roman" w:hAnsi="Times New Roman" w:cs="Times New Roman"/>
            <w:lang w:val="en-GB"/>
          </w:rPr>
          <w:t xml:space="preserve">Figure 1.4. Computed lateral bending mode shapes of a high-speed rotor between its non-drive end (NDE) and drive end (DE), with the first four natural frequencies. A rotor operated above its first bending mode must pass through resonance on every run-up and coast-down. [machine and source to be stated]</w:t>
        </w:r>
      </w:ins>
    </w:p>
    <w:p w14:paraId="47F30595" w14:textId="44A140B1" w:rsidR="000E45D5" w:rsidRPr="001D4F32" w:rsidRDefault="000E45D5" w:rsidP="000E45D5">
      <w:pPr>
        <w:rPr>
          <w:rFonts w:ascii="Times New Roman" w:hAnsi="Times New Roman" w:cs="Times New Roman"/>
          <w:b/>
          <w:bCs/>
          <w:lang w:val="en-GB"/>
        </w:rPr>
      </w:pPr>
      <w:r>
        <w:rPr>
          <w:rFonts w:ascii="Times New Roman" w:hAnsi="Times New Roman" w:cs="Times New Roman"/>
          <w:b/>
          <w:bCs/>
          <w:lang w:val="en-GB"/>
        </w:rPr>
        <w:t xml:space="preserve">The </w:t>
      </w:r>
      <w:r>
        <w:rPr>
          <w:rFonts w:ascii="Times New Roman" w:hAnsi="Times New Roman" w:cs="Times New Roman"/>
          <w:i/>
          <w:iCs/>
          <w:lang w:val="en-GB"/>
        </w:rPr>
        <w:t>l/D</w:t>
      </w:r>
      <w:r>
        <w:rPr>
          <w:rFonts w:ascii="Times New Roman" w:hAnsi="Times New Roman" w:cs="Times New Roman"/>
          <w:vertAlign w:val="subscript"/>
          <w:lang w:val="en-GB"/>
        </w:rPr>
        <w:t>r</w:t>
      </w:r>
      <w:r>
        <w:rPr>
          <w:rFonts w:ascii="Times New Roman" w:hAnsi="Times New Roman" w:cs="Times New Roman"/>
          <w:b/>
          <w:bCs/>
          <w:lang w:val="en-GB"/>
        </w:rPr>
        <w:t xml:space="preserve"> Ratio Challenge: Why HS Machines are Long and Thin?</w:t>
      </w:r>
    </w:p>
    <w:p w14:paraId="512A0BA1" w14:textId="1CAA3E39" w:rsidR="000E45D5" w:rsidRPr="001D4F32" w:rsidRDefault="000E45D5" w:rsidP="000E45D5">
      <w:pPr>
        <w:rPr>
          <w:rFonts w:ascii="Times New Roman" w:hAnsi="Times New Roman" w:cs="Times New Roman"/>
          <w:lang w:val="en-GB"/>
        </w:rPr>
      </w:pPr>
      <w:r>
        <w:rPr>
          <w:rFonts w:ascii="Times New Roman" w:hAnsi="Times New Roman" w:cs="Times New Roman"/>
          <w:lang w:val="en-GB"/>
        </w:rPr>
        <w:t xml:space="preserve">The physical geometry of a high-speed rotor is a direct result of the conflict between centrifugal stress and rotordynamic stability. To avoid the mechanical limits of tip speed, designers are forced to keep the rotor diameter (</w:t>
      </w:r>
      <w:r>
        <w:rPr>
          <w:rFonts w:ascii="Times New Roman" w:hAnsi="Times New Roman" w:cs="Times New Roman"/>
          <w:i/>
          <w:iCs/>
          <w:lang w:val="en-GB"/>
        </w:rPr>
        <w:t>D</w:t>
      </w:r>
      <w:r>
        <w:rPr>
          <w:rFonts w:ascii="Times New Roman" w:hAnsi="Times New Roman" w:cs="Times New Roman"/>
          <w:vertAlign w:val="subscript"/>
          <w:lang w:val="en-GB"/>
        </w:rPr>
        <w:t>r</w:t>
      </w:r>
      <w:r>
        <w:rPr>
          <w:rFonts w:ascii="Times New Roman" w:hAnsi="Times New Roman" w:cs="Times New Roman"/>
          <w:lang w:val="en-GB"/>
        </w:rPr>
        <w:t>) small. However, to achieve the required torque and power, the loss of diameter must be compensated for by increasing the active length (</w:t>
      </w:r>
      <w:r>
        <w:rPr>
          <w:rFonts w:ascii="Times New Roman" w:hAnsi="Times New Roman" w:cs="Times New Roman"/>
          <w:i/>
          <w:iCs/>
          <w:lang w:val="en-GB"/>
        </w:rPr>
        <w:t>l</w:t>
      </w:r>
      <w:r>
        <w:rPr>
          <w:rFonts w:ascii="Times New Roman" w:hAnsi="Times New Roman" w:cs="Times New Roman"/>
          <w:lang w:val="en-GB"/>
        </w:rPr>
        <w:t>) of the machine.</w:t>
      </w:r>
    </w:p>
    <w:p w14:paraId="550D0BE9" w14:textId="31D677E7" w:rsidR="000E45D5" w:rsidRPr="001D4F32" w:rsidRDefault="000E45D5" w:rsidP="000E45D5">
      <w:pPr>
        <w:rPr>
          <w:rFonts w:ascii="Times New Roman" w:hAnsi="Times New Roman" w:cs="Times New Roman"/>
          <w:lang w:val="en-GB"/>
        </w:rPr>
      </w:pPr>
      <w:r>
        <w:rPr>
          <w:rFonts w:ascii="Times New Roman" w:hAnsi="Times New Roman" w:cs="Times New Roman"/>
          <w:lang w:val="en-GB"/>
        </w:rPr>
        <w:t xml:space="preserve">This leads to high </w:t>
      </w:r>
      <w:r>
        <w:rPr>
          <w:rFonts w:ascii="Times New Roman" w:hAnsi="Times New Roman" w:cs="Times New Roman"/>
          <w:i/>
          <w:iCs/>
          <w:lang w:val="en-GB"/>
        </w:rPr>
        <w:t>l/D</w:t>
      </w:r>
      <w:r>
        <w:rPr>
          <w:rFonts w:ascii="Times New Roman" w:hAnsi="Times New Roman" w:cs="Times New Roman"/>
          <w:vertAlign w:val="subscript"/>
          <w:lang w:val="en-GB"/>
        </w:rPr>
        <w:t>r</w:t>
      </w:r>
      <w:r>
        <w:rPr>
          <w:rFonts w:ascii="Times New Roman" w:hAnsi="Times New Roman" w:cs="Times New Roman"/>
          <w:lang w:val="en-GB"/>
        </w:rPr>
        <w:t xml:space="preserve"> ratios, resulting in a "long and thin" rotor architecture. While this solves the stress problem, it creates a significant rotordynamic penalty [ref]:</w:t>
      </w:r>
    </w:p>
    <w:p w14:paraId="708EBD1D" w14:textId="77777777" w:rsidR="000E45D5" w:rsidRPr="001D4F32" w:rsidRDefault="000E45D5" w:rsidP="000E45D5">
      <w:pPr>
        <w:numPr>
          <w:ilvl w:val="0"/>
          <w:numId w:val="20"/>
        </w:numPr>
        <w:rPr>
          <w:rFonts w:ascii="Times New Roman" w:hAnsi="Times New Roman" w:cs="Times New Roman"/>
          <w:lang w:val="en-GB"/>
        </w:rPr>
      </w:pPr>
      <w:r>
        <w:rPr>
          <w:rFonts w:ascii="Times New Roman" w:hAnsi="Times New Roman" w:cs="Times New Roman"/>
          <w:lang w:val="en-GB"/>
        </w:rPr>
        <w:t>Stiffness vs. Length: The bending stiffness of a rotor decreases drastically as its length increases. A slender rotor is much more prone to deflection.</w:t>
      </w:r>
    </w:p>
    <w:p w14:paraId="2EF9E8B6" w14:textId="1348C266" w:rsidR="000E45D5" w:rsidRPr="001D4F32" w:rsidRDefault="000E45D5" w:rsidP="000E45D5">
      <w:pPr>
        <w:numPr>
          <w:ilvl w:val="0"/>
          <w:numId w:val="20"/>
        </w:numPr>
        <w:rPr>
          <w:rFonts w:ascii="Times New Roman" w:hAnsi="Times New Roman" w:cs="Times New Roman"/>
          <w:lang w:val="en-GB"/>
        </w:rPr>
      </w:pPr>
      <w:r>
        <w:rPr>
          <w:rFonts w:ascii="Times New Roman" w:hAnsi="Times New Roman" w:cs="Times New Roman"/>
          <w:lang w:val="en-GB"/>
        </w:rPr>
        <w:t>Critical Speed Crossing: Every rotor has natural bending modes. A rigid rotor operates below its first critical speed (</w:t>
      </w:r>
      <w:r>
        <w:rPr>
          <w:rFonts w:ascii="Times New Roman" w:hAnsi="Times New Roman" w:cs="Times New Roman"/>
          <w:i/>
          <w:iCs/>
          <w:lang w:val="en-GB"/>
        </w:rPr>
        <w:t>n</w:t>
      </w:r>
      <w:r>
        <w:rPr>
          <w:rFonts w:ascii="Times New Roman" w:hAnsi="Times New Roman" w:cs="Times New Roman"/>
          <w:lang w:val="en-GB"/>
        </w:rPr>
        <w:t xml:space="preserve"> &lt; </w:t>
      </w:r>
      <w:r>
        <w:rPr>
          <w:rFonts w:ascii="Times New Roman" w:hAnsi="Times New Roman" w:cs="Times New Roman"/>
          <w:i/>
          <w:iCs/>
          <w:lang w:val="en-GB"/>
        </w:rPr>
        <w:t>n</w:t>
      </w:r>
      <w:r>
        <w:rPr>
          <w:rFonts w:ascii="Times New Roman" w:hAnsi="Times New Roman" w:cs="Times New Roman"/>
          <w:vertAlign w:val="subscript"/>
          <w:lang w:val="en-GB"/>
        </w:rPr>
        <w:t>c1</w:t>
      </w:r>
      <w:r>
        <w:rPr>
          <w:rFonts w:ascii="Times New Roman" w:hAnsi="Times New Roman" w:cs="Times New Roman"/>
          <w:lang w:val="en-GB"/>
        </w:rPr>
        <w:t xml:space="preserve">). However, high-speed machines, especially those with high </w:t>
      </w:r>
      <w:r>
        <w:rPr>
          <w:rFonts w:ascii="Times New Roman" w:hAnsi="Times New Roman" w:cs="Times New Roman"/>
          <w:i/>
          <w:iCs/>
          <w:lang w:val="en-GB"/>
        </w:rPr>
        <w:t>l/D</w:t>
      </w:r>
      <w:r>
        <w:rPr>
          <w:rFonts w:ascii="Times New Roman" w:hAnsi="Times New Roman" w:cs="Times New Roman"/>
          <w:lang w:val="en-GB"/>
        </w:rPr>
        <w:t xml:space="preserve"> ratios, frequently must operate supercritically, meaning they must pass through the first, second, or even third critical speeds during startup to reach their operational frequency.</w:t>
      </w:r>
    </w:p>
    <w:p w14:paraId="44616C9A" w14:textId="284C3DBC" w:rsidR="000E45D5" w:rsidRPr="001D4F32" w:rsidRDefault="000E45D5" w:rsidP="000E45D5">
      <w:pPr>
        <w:numPr>
          <w:ilvl w:val="0"/>
          <w:numId w:val="20"/>
        </w:numPr>
        <w:rPr>
          <w:rFonts w:ascii="Times New Roman" w:hAnsi="Times New Roman" w:cs="Times New Roman"/>
          <w:lang w:val="en-GB"/>
        </w:rPr>
      </w:pPr>
      <w:r>
        <w:rPr>
          <w:rFonts w:ascii="Times New Roman" w:hAnsi="Times New Roman" w:cs="Times New Roman"/>
          <w:lang w:val="en-GB"/>
        </w:rPr>
        <w:t xml:space="preserve">The Stability Limit: Operating near these resonances can lead to catastrophic vibrations. Therefore, the electromagnetic design (which wants a large </w:t>
      </w:r>
      <w:r>
        <w:rPr>
          <w:rFonts w:ascii="Times New Roman" w:hAnsi="Times New Roman" w:cs="Times New Roman"/>
          <w:i/>
          <w:iCs/>
          <w:lang w:val="en-GB"/>
        </w:rPr>
        <w:t>D</w:t>
      </w:r>
      <w:r>
        <w:rPr>
          <w:rFonts w:ascii="Times New Roman" w:hAnsi="Times New Roman" w:cs="Times New Roman"/>
          <w:lang w:val="en-GB"/>
        </w:rPr>
        <w:t xml:space="preserve">) is constantly being pushed back by the rotordynamic analysis (which demands a stiff, short rotor).</w:t>
      </w:r>
    </w:p>
    <w:p w14:paraId="68902BA8" w14:textId="77777777" w:rsidR="000E45D5" w:rsidRPr="001D4F32" w:rsidRDefault="000E45D5" w:rsidP="000E45D5">
      <w:pPr>
        <w:rPr>
          <w:rFonts w:ascii="Times New Roman" w:hAnsi="Times New Roman" w:cs="Times New Roman"/>
          <w:b/>
          <w:bCs/>
          <w:lang w:val="en-GB"/>
        </w:rPr>
      </w:pPr>
      <w:r>
        <w:rPr>
          <w:rFonts w:ascii="Times New Roman" w:hAnsi="Times New Roman" w:cs="Times New Roman"/>
          <w:b/>
          <w:bCs/>
          <w:lang w:val="en-GB"/>
        </w:rPr>
        <w:lastRenderedPageBreak/>
        <w:t>Bearing Technologies: From Ball Bearings to AMBs</w:t>
      </w:r>
    </w:p>
    <w:p w14:paraId="7DE7B274" w14:textId="470B5B03" w:rsidR="000E45D5" w:rsidRPr="001D4F32" w:rsidRDefault="000E45D5" w:rsidP="000E45D5">
      <w:pPr>
        <w:rPr>
          <w:rFonts w:ascii="Times New Roman" w:hAnsi="Times New Roman" w:cs="Times New Roman"/>
          <w:lang w:val="en-GB"/>
        </w:rPr>
      </w:pPr>
      <w:r>
        <w:rPr>
          <w:rFonts w:ascii="Times New Roman" w:hAnsi="Times New Roman" w:cs="Times New Roman"/>
          <w:lang w:val="en-GB"/>
        </w:rPr>
        <w:t xml:space="preserve">The choice of bearing technology is the primary tool for managing these rotordynamic challenges. The bearing must not only support the weight of the rotor but also provide the necessary damping to safely navigate critical speeds [ref].</w:t>
      </w:r>
    </w:p>
    <w:p w14:paraId="3CB617F5" w14:textId="56994E45" w:rsidR="000E45D5" w:rsidRPr="001D4F32" w:rsidRDefault="000E45D5" w:rsidP="000E45D5">
      <w:pPr>
        <w:numPr>
          <w:ilvl w:val="0"/>
          <w:numId w:val="21"/>
        </w:numPr>
        <w:rPr>
          <w:rFonts w:ascii="Times New Roman" w:hAnsi="Times New Roman" w:cs="Times New Roman"/>
          <w:lang w:val="en-GB"/>
        </w:rPr>
      </w:pPr>
      <w:r>
        <w:rPr>
          <w:rFonts w:ascii="Times New Roman" w:hAnsi="Times New Roman" w:cs="Times New Roman"/>
          <w:lang w:val="en-GB"/>
        </w:rPr>
        <w:t xml:space="preserve">High-Precision Ball Bearings: Commonly used in traction motors and smaller industrial units. To survive high speeds, these are often ceramic hybrid bearings (silicon nitride balls) with oil-mist or jet lubrication. While cost-effective, they have a finite </w:t>
      </w:r>
      <w:r>
        <w:rPr>
          <w:rFonts w:ascii="Times New Roman" w:hAnsi="Times New Roman" w:cs="Times New Roman"/>
          <w:i/>
          <w:iCs/>
          <w:lang w:val="en-GB"/>
        </w:rPr>
        <w:t>Dn</w:t>
      </w:r>
      <w:r>
        <w:rPr>
          <w:rFonts w:ascii="Times New Roman" w:hAnsi="Times New Roman" w:cs="Times New Roman"/>
          <w:lang w:val="en-GB"/>
        </w:rPr>
        <w:t xml:space="preserve"> factor (diameter </w:t>
        <w:sym w:font="Symbol" w:char="F0B4"/>
        <w:t xml:space="preserve"> speed limit) and represent a point of mechanical wear and friction. Combined with squeeze-film damping, these bearings offer an economic and rugged solution for low-power applications</w:t>
      </w:r>
    </w:p>
    <w:p w14:paraId="30C1E9BF" w14:textId="7C51FBDC" w:rsidR="000E45D5" w:rsidRPr="001D4F32" w:rsidRDefault="000E45D5" w:rsidP="000E45D5">
      <w:pPr>
        <w:numPr>
          <w:ilvl w:val="0"/>
          <w:numId w:val="21"/>
        </w:numPr>
        <w:rPr>
          <w:rFonts w:ascii="Times New Roman" w:hAnsi="Times New Roman" w:cs="Times New Roman"/>
          <w:lang w:val="en-GB"/>
        </w:rPr>
      </w:pPr>
      <w:r>
        <w:rPr>
          <w:rFonts w:ascii="Times New Roman" w:hAnsi="Times New Roman" w:cs="Times New Roman"/>
          <w:lang w:val="en-GB"/>
        </w:rPr>
        <w:t>Fluid Film and Foil Bearings: These bearings support the rotor on a thin layer of gas or oil. Air foil bearings are increasingly popular in micro-turbines and high-speed blowers because they are oil-free and self-acting. However, they have limited load capacity and can suffer from sub-synchronous whirl instabilities.</w:t>
      </w:r>
    </w:p>
    <w:p w14:paraId="1A3112C4" w14:textId="027F2E67" w:rsidR="000E45D5" w:rsidRPr="001D4F32" w:rsidRDefault="000E45D5" w:rsidP="000E45D5">
      <w:pPr>
        <w:numPr>
          <w:ilvl w:val="0"/>
          <w:numId w:val="21"/>
        </w:numPr>
        <w:rPr>
          <w:rFonts w:ascii="Times New Roman" w:hAnsi="Times New Roman" w:cs="Times New Roman"/>
          <w:lang w:val="en-GB"/>
        </w:rPr>
      </w:pPr>
      <w:r>
        <w:rPr>
          <w:rFonts w:ascii="Times New Roman" w:hAnsi="Times New Roman" w:cs="Times New Roman"/>
          <w:lang w:val="en-GB"/>
        </w:rPr>
        <w:t xml:space="preserve">Active Magnetic Bearings (AMB): The gold standard for large industrial high-speed machines. AMBs use electromagnetic actuators to levitate the rotor, eliminating physical contact and friction. They, however, are complicated, need sensors and lots of electronics for measurement and position control making them too costly for low-power applications</w:t>
      </w:r>
    </w:p>
    <w:p w14:paraId="67A99C87" w14:textId="143FED3D" w:rsidR="000E45D5" w:rsidRPr="001D4F32" w:rsidRDefault="000E45D5" w:rsidP="000E45D5">
      <w:pPr>
        <w:numPr>
          <w:ilvl w:val="1"/>
          <w:numId w:val="21"/>
        </w:numPr>
        <w:rPr>
          <w:rFonts w:ascii="Times New Roman" w:hAnsi="Times New Roman" w:cs="Times New Roman"/>
          <w:lang w:val="en-GB"/>
        </w:rPr>
      </w:pPr>
      <w:r>
        <w:rPr>
          <w:rFonts w:ascii="Times New Roman" w:hAnsi="Times New Roman" w:cs="Times New Roman"/>
          <w:lang w:val="en-GB"/>
        </w:rPr>
        <w:t>Active Damping: The greatest advantage of AMBs is their ability to change their stiffness and damping characteristics in real-time. This allows the controller to tune the system to safely pass through critical bending modes that would destroy a conventionally supported rotor.</w:t>
      </w:r>
    </w:p>
    <w:p w14:paraId="70E6D124" w14:textId="1F306076" w:rsidR="000E45D5" w:rsidRPr="001D4F32" w:rsidRDefault="000E45D5" w:rsidP="000E45D5">
      <w:pPr>
        <w:numPr>
          <w:ilvl w:val="1"/>
          <w:numId w:val="21"/>
        </w:numPr>
        <w:rPr>
          <w:rFonts w:ascii="Times New Roman" w:hAnsi="Times New Roman" w:cs="Times New Roman"/>
          <w:lang w:val="en-GB"/>
        </w:rPr>
      </w:pPr>
      <w:r>
        <w:rPr>
          <w:rFonts w:ascii="Times New Roman" w:hAnsi="Times New Roman" w:cs="Times New Roman"/>
          <w:lang w:val="en-GB"/>
        </w:rPr>
        <w:t>Monitoring: They provide built-in diagnostic data regarding rotor position and vibration, making them ideal for the 24/7 reliability required in industrial stationary applications.</w:t>
      </w:r>
    </w:p>
    <w:p w14:paraId="61F233B5" w14:textId="05ADA484" w:rsidR="000E45D5" w:rsidRPr="001D4F32" w:rsidRDefault="000E45D5" w:rsidP="000E45D5">
      <w:pPr>
        <w:rPr>
          <w:rFonts w:ascii="Times New Roman" w:hAnsi="Times New Roman" w:cs="Times New Roman"/>
          <w:lang w:val="en-GB"/>
        </w:rPr>
      </w:pPr>
      <w:r>
        <w:rPr>
          <w:rFonts w:ascii="Times New Roman" w:hAnsi="Times New Roman" w:cs="Times New Roman"/>
          <w:lang w:val="en-GB"/>
        </w:rPr>
        <w:t xml:space="preserve">In summary, the design of a high-speed machine is a constant negotiation between the electromagnetic desire for volume and the rotordynamic requirement for stability. Whether using the mechanical simplicity of damped high-speed ball bearings or the advanced control of AMBs, the rotor's journey from standstill to its rated high-speed operating point is a carefully orchestrated passage through the physics of resonance.</w:t>
      </w:r>
    </w:p>
    <w:p w14:paraId="47870F0E" w14:textId="559DC40B" w:rsidR="0035503C" w:rsidRPr="001D4F32" w:rsidRDefault="0035503C" w:rsidP="00175683">
      <w:pPr>
        <w:pStyle w:val="Balk3"/>
        <w:rPr>
          <w:rFonts w:ascii="Times New Roman" w:hAnsi="Times New Roman" w:cs="Times New Roman"/>
          <w:lang w:val="en-GB"/>
        </w:rPr>
      </w:pPr>
      <w:r>
        <w:rPr>
          <w:rFonts w:ascii="Times New Roman" w:hAnsi="Times New Roman" w:cs="Times New Roman"/>
          <w:lang w:val="en-GB"/>
        </w:rPr>
        <w:t xml:space="preserve">1.3.3 Aerodynamic and windage losses</w:t>
      </w:r>
    </w:p>
    <w:p w14:paraId="553BAC8E" w14:textId="15BC9FBE" w:rsidR="0035503C" w:rsidRPr="001D4F32" w:rsidRDefault="0035503C" w:rsidP="0035503C">
      <w:pPr>
        <w:rPr>
          <w:rFonts w:ascii="Times New Roman" w:hAnsi="Times New Roman" w:cs="Times New Roman"/>
          <w:lang w:val="en-GB"/>
        </w:rPr>
      </w:pPr>
      <w:r>
        <w:rPr>
          <w:rFonts w:ascii="Times New Roman" w:hAnsi="Times New Roman" w:cs="Times New Roman"/>
          <w:lang w:val="en-GB"/>
        </w:rPr>
        <w:t>In conventional electrical machines, cooling and friction losses are often treated as minor parasitic effects. However, as peripheral speeds cross the threshold into the high-speed regime, the air (or cooling gas) within the machine ceases to be a passive medium and becomes a significant source of drag and heat. For many high-speed designs, windage losses, the aerodynamic friction between the rotating and stationary parts, can exceed all other loss components combined, fundamentally limiting the machine's efficiency and thermal stability.</w:t>
      </w:r>
    </w:p>
    <w:p w14:paraId="6D57A763" w14:textId="0035D777" w:rsidR="0035503C" w:rsidRPr="001D4F32" w:rsidRDefault="0035503C" w:rsidP="0035503C">
      <w:pPr>
        <w:rPr>
          <w:rFonts w:ascii="Times New Roman" w:hAnsi="Times New Roman" w:cs="Times New Roman"/>
          <w:b/>
          <w:bCs/>
          <w:lang w:val="en-GB"/>
        </w:rPr>
      </w:pPr>
      <w:r>
        <w:rPr>
          <w:rFonts w:ascii="Times New Roman" w:hAnsi="Times New Roman" w:cs="Times New Roman"/>
          <w:b/>
          <w:bCs/>
          <w:lang w:val="en-GB"/>
        </w:rPr>
        <w:t xml:space="preserve">Turbulence in the air gap</w:t>
      </w:r>
    </w:p>
    <w:p w14:paraId="56BD7F11" w14:textId="3821F2D5" w:rsidR="0035503C" w:rsidRPr="001D4F32" w:rsidRDefault="0035503C" w:rsidP="0035503C">
      <w:pPr>
        <w:rPr>
          <w:rFonts w:ascii="Times New Roman" w:hAnsi="Times New Roman" w:cs="Times New Roman"/>
          <w:lang w:val="en-GB"/>
        </w:rPr>
      </w:pPr>
      <w:r>
        <w:rPr>
          <w:rFonts w:ascii="Times New Roman" w:hAnsi="Times New Roman" w:cs="Times New Roman"/>
          <w:lang w:val="en-GB"/>
        </w:rPr>
        <w:t>In the narrow gap between the rotor and stator, the fluid dynamics are governed by the Taylor-Reynolds number. At low speeds, the air flows in a predictable, laminar fashion. But at high peripheral speeds, the air is subjected to massive shear forces, leading to the formation of Taylor vortices, toroidal streaks of turbulence that tumble through the air gap.</w:t>
      </w:r>
    </w:p>
    <w:p w14:paraId="3EC0A3FD" w14:textId="4C208492" w:rsidR="0035503C" w:rsidRDefault="0035503C" w:rsidP="0035503C">
      <w:pPr>
        <w:rPr>
          <w:rFonts w:ascii="Times New Roman" w:hAnsi="Times New Roman" w:cs="Times New Roman"/>
          <w:lang w:val="en-GB"/>
        </w:rPr>
      </w:pPr>
      <w:r>
        <w:rPr>
          <w:rFonts w:ascii="Times New Roman" w:hAnsi="Times New Roman" w:cs="Times New Roman"/>
          <w:lang w:val="en-GB"/>
        </w:rPr>
        <w:t xml:space="preserve">These vortices act as a thermal blanket, trapping heat near the rotor and significantly increasing the drag torque. In industrial machines with large air gaps, this turbulence can become extremely violent. In contrast, in high-specific-power machines with smaller air gaps, the shear rate is so high that the air </w:t>
        <w:lastRenderedPageBreak/>
        <w:t>begins to act like a viscous "glue," requiring significant mechanical power just to keep the rotor spinning.</w:t>
      </w:r>
    </w:p>
    <w:p w14:paraId="69A6C37B" w14:textId="7DBB44AC" w:rsidR="00BD098C" w:rsidRDefault="00BD098C" w:rsidP="0035503C">
      <w:pPr>
        <w:rPr>
          <w:rFonts w:ascii="Times New Roman" w:hAnsi="Times New Roman" w:cs="Times New Roman"/>
          <w:lang w:val="en-GB"/>
        </w:rPr>
      </w:pPr>
      <w:r>
        <w:rPr>
          <w:rFonts w:ascii="Times New Roman" w:hAnsi="Times New Roman" w:cs="Times New Roman"/>
          <w:noProof/>
          <w:lang w:val="en-GB"/>
        </w:rPr>
        <w:drawing>
          <wp:inline distT="0" distB="0" distL="0" distR="0" wp14:anchorId="14467598" wp14:editId="77D4234F">
            <wp:extent cx="5731510" cy="2990850"/>
            <wp:effectExtent l="0" t="0" r="2540" b="0"/>
            <wp:docPr id="74279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457" name="Picture 74279457"/>
                    <pic:cNvPicPr/>
                  </pic:nvPicPr>
                  <pic:blipFill>
                    <a:blip r:embed="rId10">
                      <a:extLst>
                        <a:ext uri="{28A0092B-C50C-407E-A947-70E740481C1C}">
                          <a14:useLocalDpi xmlns:a14="http://schemas.microsoft.com/office/drawing/2010/main" val="0"/>
                        </a:ext>
                      </a:extLst>
                    </a:blip>
                    <a:stretch>
                      <a:fillRect/>
                    </a:stretch>
                  </pic:blipFill>
                  <pic:spPr>
                    <a:xfrm>
                      <a:off x="0" y="0"/>
                      <a:ext cx="5731510" cy="2990850"/>
                    </a:xfrm>
                    <a:prstGeom prst="rect">
                      <a:avLst/>
                    </a:prstGeom>
                  </pic:spPr>
                </pic:pic>
              </a:graphicData>
            </a:graphic>
          </wp:inline>
        </w:drawing>
      </w:r>
    </w:p>
    <w:p w14:paraId="7CC92D0F" w14:textId="19C7290E" w:rsidR="00BD098C" w:rsidRPr="001D4F32" w:rsidRDefault="00BD098C" w:rsidP="0035503C">
      <w:pPr>
        <w:rPr>
          <w:rFonts w:ascii="Times New Roman" w:hAnsi="Times New Roman" w:cs="Times New Roman"/>
          <w:lang w:val="en-GB"/>
        </w:rPr>
      </w:pPr>
      <w:del w:id="10170" w:author="Claude" w:date="2026-09-02T12:00:00Z">
        <w:r>
          <w:rPr>
            <w:rFonts w:ascii="Times New Roman" w:hAnsi="Times New Roman" w:cs="Times New Roman"/>
            <w:lang w:val="en-GB"/>
          </w:rPr>
          <w:delText xml:space="preserve">Fig 4 Caption</w:delText>
        </w:r>
      </w:del>
      <w:ins w:id="10171" w:author="Claude" w:date="2026-09-02T12:00:00Z">
        <w:r>
          <w:rPr>
            <w:rFonts w:ascii="Times New Roman" w:hAnsi="Times New Roman" w:cs="Times New Roman"/>
            <w:lang w:val="en-GB"/>
          </w:rPr>
          <w:t xml:space="preserve">Figure 1.5. Loss components against rotational speed at fixed machine geometry: copper loss approximately constant, iron loss rising roughly with the square of speed and windage with its cube. The onset of efficiency decay marks where loss growth overtakes the linear growth of output power. Section 1.5.5 shows how this picture changes when the machine is redesigned for the higher speed rather than overspeed.</w:t>
        </w:r>
      </w:ins>
    </w:p>
    <w:p w14:paraId="7F600190" w14:textId="1B433775" w:rsidR="0035503C" w:rsidRPr="001D4F32" w:rsidRDefault="0035503C" w:rsidP="0035503C">
      <w:pPr>
        <w:rPr>
          <w:rFonts w:ascii="Times New Roman" w:hAnsi="Times New Roman" w:cs="Times New Roman"/>
          <w:b/>
          <w:bCs/>
          <w:lang w:val="en-GB"/>
        </w:rPr>
      </w:pPr>
      <w:r>
        <w:rPr>
          <w:rFonts w:ascii="Times New Roman" w:hAnsi="Times New Roman" w:cs="Times New Roman"/>
          <w:b/>
          <w:bCs/>
          <w:lang w:val="en-GB"/>
        </w:rPr>
        <w:t xml:space="preserve">The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3</w:t>
      </w:r>
      <w:r>
        <w:rPr>
          <w:rFonts w:ascii="Times New Roman" w:hAnsi="Times New Roman" w:cs="Times New Roman"/>
          <w:b/>
          <w:bCs/>
          <w:lang w:val="en-GB"/>
        </w:rPr>
        <w:t xml:space="preserve"> scaling law</w:t>
      </w:r>
    </w:p>
    <w:p w14:paraId="2128FDA8" w14:textId="31356DC6" w:rsidR="0035503C" w:rsidRPr="001D4F32" w:rsidRDefault="0035503C" w:rsidP="0035503C">
      <w:pPr>
        <w:rPr>
          <w:rFonts w:ascii="Times New Roman" w:hAnsi="Times New Roman" w:cs="Times New Roman"/>
          <w:lang w:val="en-GB"/>
        </w:rPr>
      </w:pPr>
      <w:r>
        <w:rPr>
          <w:rFonts w:ascii="Times New Roman" w:hAnsi="Times New Roman" w:cs="Times New Roman"/>
          <w:lang w:val="en-GB"/>
        </w:rPr>
        <w:t xml:space="preserve">The most punishing aspect of aerodynamic drag is its non-linear relationship with speed. While resistive (copper) losses scale with the square of the current, and iron losses scale roughly with the square of the frequency, windage losses are generally proportional to the cube of the angular velocity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3</w:t>
      </w:r>
      <w:r>
        <w:rPr>
          <w:rFonts w:ascii="Times New Roman" w:hAnsi="Times New Roman" w:cs="Times New Roman"/>
          <w:lang w:val="en-GB"/>
        </w:rPr>
        <w:t>).</w:t>
      </w:r>
    </w:p>
    <w:p w14:paraId="3C97D1C0" w14:textId="350FBA73" w:rsidR="0035503C" w:rsidRPr="001D4F32" w:rsidRDefault="007E627A" w:rsidP="0035503C">
      <w:pPr>
        <w:rPr>
          <w:rFonts w:ascii="Times New Roman" w:hAnsi="Times New Roman" w:cs="Times New Roman"/>
          <w:lang w:val="en-GB"/>
        </w:rPr>
      </w:pPr>
      <w:r>
        <w:rPr>
          <w:rFonts w:ascii="Times New Roman" w:hAnsi="Times New Roman" w:cs="Times New Roman"/>
          <w:i/>
          <w:iCs/>
          <w:lang w:val="en-GB"/>
        </w:rPr>
        <w:t>P</w:t>
      </w:r>
      <w:r>
        <w:rPr>
          <w:rFonts w:ascii="Times New Roman" w:hAnsi="Times New Roman" w:cs="Times New Roman"/>
          <w:vertAlign w:val="subscript"/>
          <w:lang w:val="en-GB"/>
        </w:rPr>
        <w:t>wnd</w:t>
      </w:r>
      <w:r>
        <w:rPr>
          <w:rFonts w:ascii="Times New Roman" w:hAnsi="Times New Roman" w:cs="Times New Roman"/>
          <w:lang w:val="en-GB"/>
        </w:rPr>
        <w:t xml:space="preserve"> </w:t>
        <w:sym w:font="Symbol" w:char="F07E"/>
        <w:t xml:space="preserve"> </w:t>
      </w:r>
      <w:r>
        <w:rPr>
          <w:rFonts w:ascii="Times New Roman" w:hAnsi="Times New Roman" w:cs="Times New Roman"/>
          <w:i/>
          <w:iCs/>
          <w:lang w:val="en-GB"/>
        </w:rPr>
        <w:t>D</w:t>
      </w:r>
      <w:r>
        <w:rPr>
          <w:rFonts w:ascii="Times New Roman" w:hAnsi="Times New Roman" w:cs="Times New Roman"/>
          <w:vertAlign w:val="superscript"/>
          <w:lang w:val="en-GB"/>
        </w:rPr>
        <w:t>4</w:t>
      </w:r>
      <w:r>
        <w:rPr>
          <w:rFonts w:ascii="Times New Roman" w:hAnsi="Times New Roman" w:cs="Times New Roman"/>
          <w:lang w:val="en-GB"/>
        </w:rPr>
        <w:t xml:space="preserve"> </w:t>
      </w:r>
      <w:r>
        <w:rPr>
          <w:rFonts w:ascii="Times New Roman" w:hAnsi="Times New Roman" w:cs="Times New Roman"/>
          <w:i/>
          <w:iCs/>
          <w:lang w:val="en-GB"/>
        </w:rPr>
        <w:t>l</w:t>
      </w:r>
      <w:r>
        <w:rPr>
          <w:rFonts w:ascii="Times New Roman" w:hAnsi="Times New Roman" w:cs="Times New Roman"/>
          <w:lang w:val="en-GB"/>
        </w:rPr>
        <w:t xml:space="preserve">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3</w:t>
      </w:r>
    </w:p>
    <w:p w14:paraId="275683AD" w14:textId="77906D6E" w:rsidR="0035503C" w:rsidRPr="001D4F32" w:rsidRDefault="0035503C" w:rsidP="0035503C">
      <w:pPr>
        <w:rPr>
          <w:rFonts w:ascii="Times New Roman" w:hAnsi="Times New Roman" w:cs="Times New Roman"/>
          <w:lang w:val="en-GB"/>
        </w:rPr>
      </w:pPr>
      <w:r>
        <w:rPr>
          <w:rFonts w:ascii="Times New Roman" w:hAnsi="Times New Roman" w:cs="Times New Roman"/>
          <w:lang w:val="en-GB"/>
        </w:rPr>
        <w:t>This cubic relationship means that if you double the rotational speed of a machine, the power required to overcome windage increases by a factor of eight. This windage wall creates several critical design constraints:</w:t>
      </w:r>
    </w:p>
    <w:p w14:paraId="3D063DEB" w14:textId="77777777" w:rsidR="0035503C" w:rsidRPr="001D4F32" w:rsidRDefault="0035503C" w:rsidP="0035503C">
      <w:pPr>
        <w:numPr>
          <w:ilvl w:val="0"/>
          <w:numId w:val="22"/>
        </w:numPr>
        <w:rPr>
          <w:rFonts w:ascii="Times New Roman" w:hAnsi="Times New Roman" w:cs="Times New Roman"/>
          <w:lang w:val="en-GB"/>
        </w:rPr>
      </w:pPr>
      <w:r>
        <w:rPr>
          <w:rFonts w:ascii="Times New Roman" w:hAnsi="Times New Roman" w:cs="Times New Roman"/>
          <w:lang w:val="en-GB"/>
        </w:rPr>
        <w:t>Efficiency Decay: At a certain speed, the gain in power density achieved by spinning faster is completely offset by the exponential rise in windage losses.</w:t>
      </w:r>
    </w:p>
    <w:p w14:paraId="33823172" w14:textId="77777777" w:rsidR="0035503C" w:rsidRPr="001D4F32" w:rsidRDefault="0035503C" w:rsidP="0035503C">
      <w:pPr>
        <w:numPr>
          <w:ilvl w:val="0"/>
          <w:numId w:val="22"/>
        </w:numPr>
        <w:rPr>
          <w:rFonts w:ascii="Times New Roman" w:hAnsi="Times New Roman" w:cs="Times New Roman"/>
          <w:lang w:val="en-GB"/>
        </w:rPr>
      </w:pPr>
      <w:r>
        <w:rPr>
          <w:rFonts w:ascii="Times New Roman" w:hAnsi="Times New Roman" w:cs="Times New Roman"/>
          <w:lang w:val="en-GB"/>
        </w:rPr>
        <w:t xml:space="preserve">The Cooling Paradox: The heat generated by windage is deposited directly into the air gap, often the hardest place to cool. In permanent magnet machines, this can lead to rotor overheating and magnet demagnetization, even if the stator is liquid-cooled.</w:t>
      </w:r>
    </w:p>
    <w:p w14:paraId="24AFAA6C" w14:textId="243FF25F" w:rsidR="0035503C" w:rsidRPr="001D4F32" w:rsidRDefault="0035503C" w:rsidP="0035503C">
      <w:pPr>
        <w:numPr>
          <w:ilvl w:val="0"/>
          <w:numId w:val="22"/>
        </w:numPr>
        <w:rPr>
          <w:rFonts w:ascii="Times New Roman" w:hAnsi="Times New Roman" w:cs="Times New Roman"/>
          <w:lang w:val="en-GB"/>
        </w:rPr>
      </w:pPr>
      <w:r>
        <w:rPr>
          <w:rFonts w:ascii="Times New Roman" w:hAnsi="Times New Roman" w:cs="Times New Roman"/>
          <w:lang w:val="en-GB"/>
        </w:rPr>
        <w:t xml:space="preserve">Gas Selection: To combat the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3</w:t>
      </w:r>
      <w:r>
        <w:rPr>
          <w:rFonts w:ascii="Times New Roman" w:hAnsi="Times New Roman" w:cs="Times New Roman"/>
          <w:lang w:val="en-GB"/>
        </w:rPr>
        <w:t xml:space="preserve"> scaling, some high-speed industrial machines are operated in a vacuum or filled with low-density gases like helium or hydrogen, which have much lower viscosity and density than air, effectively lowering the windage and allowing for higher speeds.</w:t>
      </w:r>
    </w:p>
    <w:p w14:paraId="0229BA12" w14:textId="5AFDCEEE" w:rsidR="0035503C" w:rsidRPr="001D4F32" w:rsidRDefault="0035503C" w:rsidP="0035503C">
      <w:pPr>
        <w:rPr>
          <w:rFonts w:ascii="Times New Roman" w:hAnsi="Times New Roman" w:cs="Times New Roman"/>
          <w:lang w:val="en-GB"/>
        </w:rPr>
      </w:pPr>
      <w:r>
        <w:rPr>
          <w:rFonts w:ascii="Times New Roman" w:hAnsi="Times New Roman" w:cs="Times New Roman"/>
          <w:lang w:val="en-GB"/>
        </w:rPr>
        <w:t xml:space="preserve">For the designer, managing windage is not just about efficiency, it is about thermal survival. As machines become smaller and faster, the ability to minimize rotor surface roughness and optimize air-gap geometry becomes just as important as the electromagnetic design itself.</w:t>
      </w:r>
    </w:p>
    <w:p w14:paraId="3B015C15" w14:textId="2C77DD44" w:rsidR="00CC7000" w:rsidRPr="001D4F32" w:rsidRDefault="00CC7000" w:rsidP="00175683">
      <w:pPr>
        <w:pStyle w:val="Balk2"/>
        <w:rPr>
          <w:rFonts w:ascii="Times New Roman" w:hAnsi="Times New Roman" w:cs="Times New Roman"/>
          <w:lang w:val="en-GB"/>
        </w:rPr>
      </w:pPr>
      <w:r>
        <w:rPr>
          <w:rFonts w:ascii="Times New Roman" w:hAnsi="Times New Roman" w:cs="Times New Roman"/>
          <w:lang w:val="en-GB"/>
        </w:rPr>
        <w:lastRenderedPageBreak/>
        <w:t xml:space="preserve">1.4. The role of the power electronic interface</w:t>
      </w:r>
    </w:p>
    <w:p w14:paraId="028879B1" w14:textId="77777777" w:rsidR="00CC7000" w:rsidRPr="001D4F32" w:rsidRDefault="00CC7000" w:rsidP="00CC7000">
      <w:pPr>
        <w:rPr>
          <w:rFonts w:ascii="Times New Roman" w:hAnsi="Times New Roman" w:cs="Times New Roman"/>
          <w:lang w:val="en-GB"/>
        </w:rPr>
      </w:pPr>
      <w:r>
        <w:rPr>
          <w:rFonts w:ascii="Times New Roman" w:hAnsi="Times New Roman" w:cs="Times New Roman"/>
          <w:lang w:val="en-GB"/>
        </w:rPr>
        <w:t xml:space="preserve">In high-speed engineering, the power electronic converter is no longer a peripheral component; it is a fundamental constraint that dictates the machine's geometry and pole count. The interaction between the inverter’s switching behavior and the motor’s electromagnetic design determines the system’s thermal limits and overall feasibility.</w:t>
      </w:r>
    </w:p>
    <w:p w14:paraId="48B131D9" w14:textId="21B8B898" w:rsidR="00CC7000" w:rsidRPr="001D4F32" w:rsidRDefault="00CC7000" w:rsidP="00175683">
      <w:pPr>
        <w:pStyle w:val="Balk3"/>
        <w:rPr>
          <w:rFonts w:ascii="Times New Roman" w:hAnsi="Times New Roman" w:cs="Times New Roman"/>
          <w:lang w:val="en-GB"/>
        </w:rPr>
      </w:pPr>
      <w:r>
        <w:rPr>
          <w:rFonts w:ascii="Times New Roman" w:hAnsi="Times New Roman" w:cs="Times New Roman"/>
          <w:lang w:val="en-GB"/>
        </w:rPr>
        <w:t xml:space="preserve">1.4.1 Switching frequency vs. fundamental frequency</w:t>
      </w:r>
    </w:p>
    <w:p w14:paraId="50D234AA" w14:textId="5F4629E1" w:rsidR="00CC7000" w:rsidRPr="001D4F32" w:rsidRDefault="00CC7000" w:rsidP="00CC7000">
      <w:pPr>
        <w:rPr>
          <w:rFonts w:ascii="Times New Roman" w:hAnsi="Times New Roman" w:cs="Times New Roman"/>
          <w:lang w:val="en-GB"/>
        </w:rPr>
      </w:pPr>
      <w:r>
        <w:rPr>
          <w:rFonts w:ascii="Times New Roman" w:hAnsi="Times New Roman" w:cs="Times New Roman"/>
          <w:lang w:val="en-GB"/>
        </w:rPr>
        <w:t>The primary challenge in driving a high-speed machine is maintaining a high-quality current waveform at extreme fundamental frequencies. The relationship between the fundamental frequency (</w:t>
      </w:r>
      <w:r>
        <w:rPr>
          <w:rFonts w:ascii="Times New Roman" w:hAnsi="Times New Roman" w:cs="Times New Roman"/>
          <w:i/>
          <w:iCs/>
          <w:lang w:val="en-GB"/>
        </w:rPr>
        <w:t>f</w:t>
      </w:r>
      <w:r>
        <w:rPr>
          <w:rFonts w:ascii="Times New Roman" w:hAnsi="Times New Roman" w:cs="Times New Roman"/>
          <w:vertAlign w:val="subscript"/>
          <w:lang w:val="en-GB"/>
        </w:rPr>
        <w:t>1</w:t>
      </w:r>
      <w:r>
        <w:rPr>
          <w:rFonts w:ascii="Times New Roman" w:hAnsi="Times New Roman" w:cs="Times New Roman"/>
          <w:lang w:val="en-GB"/>
        </w:rPr>
        <w:t>) and the inverter's switching frequency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is characterized by the frequency modulation ratio (</w:t>
      </w:r>
      <w:r>
        <w:rPr>
          <w:rFonts w:ascii="Times New Roman" w:hAnsi="Times New Roman" w:cs="Times New Roman"/>
          <w:i/>
          <w:iCs/>
          <w:lang w:val="en-GB"/>
        </w:rPr>
        <w:t>m</w:t>
      </w:r>
      <w:r>
        <w:rPr>
          <w:rFonts w:ascii="Times New Roman" w:hAnsi="Times New Roman" w:cs="Times New Roman"/>
          <w:vertAlign w:val="subscript"/>
          <w:lang w:val="en-GB"/>
        </w:rPr>
        <w:t>f</w:t>
      </w:r>
      <w:r>
        <w:rPr>
          <w:rFonts w:ascii="Times New Roman" w:hAnsi="Times New Roman" w:cs="Times New Roman"/>
          <w:lang w:val="en-GB"/>
        </w:rPr>
        <w:t xml:space="preserve"> =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w:t>
      </w:r>
      <w:r>
        <w:rPr>
          <w:rFonts w:ascii="Times New Roman" w:hAnsi="Times New Roman" w:cs="Times New Roman"/>
          <w:i/>
          <w:iCs/>
          <w:lang w:val="en-GB"/>
        </w:rPr>
        <w:t>f</w:t>
      </w:r>
      <w:r>
        <w:rPr>
          <w:rFonts w:ascii="Times New Roman" w:hAnsi="Times New Roman" w:cs="Times New Roman"/>
          <w:vertAlign w:val="subscript"/>
          <w:lang w:val="en-GB"/>
        </w:rPr>
        <w:t>1</w:t>
      </w:r>
      <w:r>
        <w:rPr>
          <w:rFonts w:ascii="Times New Roman" w:hAnsi="Times New Roman" w:cs="Times New Roman"/>
          <w:lang w:val="en-GB"/>
        </w:rPr>
        <w:t>).</w:t>
      </w:r>
    </w:p>
    <w:p w14:paraId="2B3B3EA4" w14:textId="7E6CBC20" w:rsidR="00CC7000" w:rsidRPr="00AD0622" w:rsidRDefault="00CC7000" w:rsidP="00CC7000">
      <w:pPr>
        <w:rPr>
          <w:rFonts w:ascii="Times New Roman" w:hAnsi="Times New Roman" w:cs="Times New Roman"/>
          <w:lang w:val="en-GB"/>
        </w:rPr>
      </w:pPr>
      <w:r>
        <w:rPr>
          <w:rFonts w:ascii="Times New Roman" w:hAnsi="Times New Roman" w:cs="Times New Roman"/>
          <w:lang w:val="en-GB"/>
        </w:rPr>
        <w:t xml:space="preserve">In conventional 50/60 Hz industrial drives, this ratio is typically high (&gt;100), ensuring a near-perfect sinusoidal current. However, in high-speed applications, </w:t>
      </w:r>
      <w:r>
        <w:rPr>
          <w:rFonts w:ascii="Times New Roman" w:hAnsi="Times New Roman" w:cs="Times New Roman"/>
          <w:i/>
          <w:iCs/>
          <w:lang w:val="en-GB"/>
        </w:rPr>
        <w:t>f</w:t>
      </w:r>
      <w:r>
        <w:rPr>
          <w:rFonts w:ascii="Times New Roman" w:hAnsi="Times New Roman" w:cs="Times New Roman"/>
          <w:vertAlign w:val="subscript"/>
          <w:lang w:val="en-GB"/>
        </w:rPr>
        <w:t>1</w:t>
      </w:r>
      <w:r>
        <w:rPr>
          <w:rFonts w:ascii="Times New Roman" w:hAnsi="Times New Roman" w:cs="Times New Roman"/>
          <w:lang w:val="en-GB"/>
        </w:rPr>
        <w:t xml:space="preserve"> can reach 2 kHz or higher. If the switching frequency is limited by the thermal constraints of the semiconductors, the frequency modulating ratio drops significantly causing severe harmonics in the motor current. Traditional rule of thumb is that below </w:t>
      </w:r>
      <w:r>
        <w:rPr>
          <w:rFonts w:ascii="Times New Roman" w:hAnsi="Times New Roman" w:cs="Times New Roman"/>
          <w:i/>
          <w:iCs/>
          <w:lang w:val="en-GB"/>
        </w:rPr>
        <w:t>m</w:t>
      </w:r>
      <w:r>
        <w:rPr>
          <w:rFonts w:ascii="Times New Roman" w:hAnsi="Times New Roman" w:cs="Times New Roman"/>
          <w:vertAlign w:val="subscript"/>
          <w:lang w:val="en-GB"/>
        </w:rPr>
        <w:t>f</w:t>
      </w:r>
      <w:r>
        <w:rPr>
          <w:rFonts w:ascii="Times New Roman" w:hAnsi="Times New Roman" w:cs="Times New Roman"/>
          <w:lang w:val="en-GB"/>
        </w:rPr>
        <w:t xml:space="preserve"> = 21 synchronous PWM should be used to maintain a high-quality current waveform and avoid excessive subharmonics [ref]. This frequency modulating ratio can be regarded as a general guideline also for HS drives. </w:t>
      </w:r>
      <w:del w:id="10116" w:author="Claude" w:date="2026-09-02T12:00:00Z">
        <w:r>
          <w:rPr>
            <w:rFonts w:ascii="Times New Roman" w:hAnsi="Times New Roman" w:cs="Times New Roman"/>
            <w:lang w:val="en-GB"/>
          </w:rPr>
          <w:delText xml:space="preserve">If only possible</w:delText>
        </w:r>
      </w:del>
      <w:ins w:id="10117" w:author="Claude" w:date="2026-09-02T12:00:00Z">
        <w:r>
          <w:rPr>
            <w:rFonts w:ascii="Times New Roman" w:hAnsi="Times New Roman" w:cs="Times New Roman"/>
            <w:lang w:val="en-GB"/>
          </w:rPr>
          <w:t xml:space="preserve">Wherever possible,</w:t>
        </w:r>
      </w:ins>
      <w:r>
        <w:rPr>
          <w:rFonts w:ascii="Times New Roman" w:hAnsi="Times New Roman" w:cs="Times New Roman"/>
          <w:lang w:val="en-GB"/>
        </w:rPr>
        <w:t xml:space="preserve"> </w:t>
      </w:r>
      <w:r>
        <w:rPr>
          <w:rFonts w:ascii="Times New Roman" w:hAnsi="Times New Roman" w:cs="Times New Roman"/>
          <w:i/>
          <w:iCs/>
          <w:lang w:val="en-GB"/>
        </w:rPr>
        <w:t>m</w:t>
      </w:r>
      <w:r>
        <w:rPr>
          <w:rFonts w:ascii="Times New Roman" w:hAnsi="Times New Roman" w:cs="Times New Roman"/>
          <w:vertAlign w:val="subscript"/>
          <w:lang w:val="en-GB"/>
        </w:rPr>
        <w:t>f</w:t>
      </w:r>
      <w:r>
        <w:rPr>
          <w:rFonts w:ascii="Times New Roman" w:hAnsi="Times New Roman" w:cs="Times New Roman"/>
          <w:lang w:val="en-GB"/>
        </w:rPr>
        <w:t xml:space="preserve"> </w:t>
      </w:r>
      <w:r>
        <w:rPr>
          <w:rFonts w:ascii="Times New Roman" w:hAnsi="Times New Roman" w:cs="Times New Roman"/>
          <w:lang w:val="en-GB"/>
        </w:rPr>
        <w:sym w:font="Symbol" w:char="F0B3"/>
      </w:r>
      <w:r>
        <w:rPr>
          <w:rFonts w:ascii="Times New Roman" w:hAnsi="Times New Roman" w:cs="Times New Roman"/>
          <w:lang w:val="en-GB"/>
        </w:rPr>
        <w:t xml:space="preserve"> 21 </w:t>
      </w:r>
      <w:del w:id="10118" w:author="Claude" w:date="2026-09-02T12:00:00Z">
        <w:r>
          <w:rPr>
            <w:rFonts w:ascii="Times New Roman" w:hAnsi="Times New Roman" w:cs="Times New Roman"/>
            <w:lang w:val="en-GB"/>
          </w:rPr>
          <w:delText xml:space="preserve">should be followed to get</w:delText>
        </w:r>
      </w:del>
      <w:ins w:id="10119" w:author="Claude" w:date="2026-09-02T12:00:00Z">
        <w:r>
          <w:rPr>
            <w:rFonts w:ascii="Times New Roman" w:hAnsi="Times New Roman" w:cs="Times New Roman"/>
            <w:lang w:val="en-GB"/>
          </w:rPr>
          <w:t xml:space="preserve">should be maintained to get</w:t>
        </w:r>
      </w:ins>
      <w:r>
        <w:rPr>
          <w:rFonts w:ascii="Times New Roman" w:hAnsi="Times New Roman" w:cs="Times New Roman"/>
          <w:lang w:val="en-GB"/>
        </w:rPr>
        <w:t xml:space="preserve"> good enough current waveform and to avoid excessive subharmonics in the current. This demand, however, </w:t>
      </w:r>
      <w:del w:id="10114" w:author="Claude" w:date="2026-09-02T12:00:00Z">
        <w:r>
          <w:rPr>
            <w:rFonts w:ascii="Times New Roman" w:hAnsi="Times New Roman" w:cs="Times New Roman"/>
            <w:lang w:val="en-GB"/>
          </w:rPr>
          <w:delText xml:space="preserve">rises the switching frequency</w:delText>
        </w:r>
      </w:del>
      <w:ins w:id="10115" w:author="Claude" w:date="2026-09-02T12:00:00Z">
        <w:r>
          <w:rPr>
            <w:rFonts w:ascii="Times New Roman" w:hAnsi="Times New Roman" w:cs="Times New Roman"/>
            <w:lang w:val="en-GB"/>
          </w:rPr>
          <w:t xml:space="preserve">raises the switching frequency</w:t>
        </w:r>
      </w:ins>
      <w:r>
        <w:rPr>
          <w:rFonts w:ascii="Times New Roman" w:hAnsi="Times New Roman" w:cs="Times New Roman"/>
          <w:lang w:val="en-GB"/>
        </w:rPr>
        <w:t xml:space="preserve"> to high values in cases of traction motors with 2 kHz fundamental. </w:t>
      </w:r>
    </w:p>
    <w:p w14:paraId="1ADEEE1A" w14:textId="07FB716F" w:rsidR="00CC7000" w:rsidRPr="001D4F32" w:rsidRDefault="00CC7000" w:rsidP="00CC7000">
      <w:pPr>
        <w:numPr>
          <w:ilvl w:val="0"/>
          <w:numId w:val="23"/>
        </w:numPr>
        <w:rPr>
          <w:rFonts w:ascii="Times New Roman" w:hAnsi="Times New Roman" w:cs="Times New Roman"/>
          <w:lang w:val="en-GB"/>
        </w:rPr>
      </w:pPr>
      <w:r>
        <w:rPr>
          <w:rFonts w:ascii="Times New Roman" w:hAnsi="Times New Roman" w:cs="Times New Roman"/>
          <w:lang w:val="en-GB"/>
        </w:rPr>
        <w:t xml:space="preserve">The Control Limit: A low pulse ratio (typically </w:t>
      </w:r>
      <w:r>
        <w:rPr>
          <w:rFonts w:ascii="Times New Roman" w:hAnsi="Times New Roman" w:cs="Times New Roman"/>
          <w:i/>
          <w:iCs/>
          <w:lang w:val="en-GB"/>
        </w:rPr>
        <w:t>m</w:t>
      </w:r>
      <w:r>
        <w:rPr>
          <w:rFonts w:ascii="Times New Roman" w:hAnsi="Times New Roman" w:cs="Times New Roman"/>
          <w:vertAlign w:val="subscript"/>
          <w:lang w:val="en-GB"/>
        </w:rPr>
        <w:t>f</w:t>
      </w:r>
      <w:r>
        <w:rPr>
          <w:rFonts w:ascii="Times New Roman" w:hAnsi="Times New Roman" w:cs="Times New Roman"/>
          <w:lang w:val="en-GB"/>
        </w:rPr>
        <w:t xml:space="preserve"> &lt; 10) introduces sampling delay and control instability. If the inverter cannot switch fast enough relative to the fundamental wave, the current regulator loses its ability to suppress disturbances, leading to torque ripple and potential overcurrent trips.</w:t>
      </w:r>
    </w:p>
    <w:p w14:paraId="75610AB9" w14:textId="26333987" w:rsidR="00CC7000" w:rsidRPr="001D4F32" w:rsidRDefault="00CC7000" w:rsidP="00CC7000">
      <w:pPr>
        <w:numPr>
          <w:ilvl w:val="0"/>
          <w:numId w:val="23"/>
        </w:numPr>
        <w:rPr>
          <w:rFonts w:ascii="Times New Roman" w:hAnsi="Times New Roman" w:cs="Times New Roman"/>
          <w:lang w:val="en-GB"/>
        </w:rPr>
      </w:pPr>
      <w:r>
        <w:rPr>
          <w:rFonts w:ascii="Times New Roman" w:hAnsi="Times New Roman" w:cs="Times New Roman"/>
          <w:lang w:val="en-GB"/>
        </w:rPr>
        <w:t xml:space="preserve">Harmonic Rotor Heating: Lower switching frequencies result in higher current total harmonic distortion (THD). These high-frequency current harmonics create asynchronous magnetic fields in the air gap, that do not contribute to torque but instead induce eddy currents in the rotor. In high-speed machines, especially those with permanent magnets or solid rotors, this harmonic injection can cause rapid rotor heating. Because the rotor is often in a vacuum or a narrow air gap with poor cooling, this can lead to magnet demagnetization or mechanical failure of the retention sleeve.</w:t>
      </w:r>
    </w:p>
    <w:p w14:paraId="26E54CA6" w14:textId="1632B4E8" w:rsidR="00CC7000" w:rsidRPr="001D4F32" w:rsidRDefault="00CC7000" w:rsidP="00CC7000">
      <w:pPr>
        <w:numPr>
          <w:ilvl w:val="0"/>
          <w:numId w:val="23"/>
        </w:numPr>
        <w:rPr>
          <w:rFonts w:ascii="Times New Roman" w:hAnsi="Times New Roman" w:cs="Times New Roman"/>
          <w:lang w:val="en-GB"/>
        </w:rPr>
      </w:pPr>
      <w:r>
        <w:rPr>
          <w:rFonts w:ascii="Times New Roman" w:hAnsi="Times New Roman" w:cs="Times New Roman"/>
          <w:lang w:val="en-GB"/>
        </w:rPr>
        <w:t xml:space="preserve">The Switching Loss Trade-off: Increasing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xml:space="preserve"> to improve the current waveform directly increases the switching losses within the inverter's semiconductors. In Silicon-based IGBT converters, these losses scale linearly with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xml:space="preserve">, often forcing a derating of the inverter. The designer is thus caught in a trap: lower the switching frequency and risk burning the motor rotor or raise it and risk burning the inverter's power modules.</w:t>
      </w:r>
    </w:p>
    <w:p w14:paraId="45BA5672" w14:textId="77777777" w:rsidR="00CC7000" w:rsidRPr="001D4F32" w:rsidRDefault="00CC7000" w:rsidP="00CC7000">
      <w:pPr>
        <w:rPr>
          <w:rFonts w:ascii="Times New Roman" w:hAnsi="Times New Roman" w:cs="Times New Roman"/>
          <w:lang w:val="en-GB"/>
        </w:rPr>
      </w:pPr>
      <w:r>
        <w:rPr>
          <w:rFonts w:ascii="Times New Roman" w:hAnsi="Times New Roman" w:cs="Times New Roman"/>
          <w:lang w:val="en-GB"/>
        </w:rPr>
        <w:t>This conflict is the primary reason why high-speed design requires a holistic approach, where the inverter's switching capability is balanced against the motor's pole count and rotor loss tolerance.</w:t>
      </w:r>
    </w:p>
    <w:p>
      <w:pPr>
        <w:rPr>
          <w:ins w:id="10222" w:author="Claude" w:date="2026-09-02T12:00:00Z"/>
          <w:rFonts w:ascii="Times New Roman" w:hAnsi="Times New Roman" w:cs="Times New Roman"/>
          <w:lang w:val="en-GB"/>
        </w:rPr>
      </w:pPr>
      <w:ins w:id="10223" w:author="Claude" w:date="2026-09-02T12:00:00Z">
        <w:r>
          <w:rPr>
            <w:rFonts w:ascii="Times New Roman" w:hAnsi="Times New Roman" w:cs="Times New Roman"/>
            <w:lang w:val="en-GB"/>
          </w:rPr>
          <w:t xml:space="preserve">It is worth putting a number on this conflict for the machine of Table 1.1. At a fundamental frequency of 1500 Hz, maintaining </w:t>
        </w:r>
      </w:ins>
      <w:ins w:id="10224" w:author="Claude" w:date="2026-09-02T12:00:00Z">
        <w:r>
          <w:rPr>
            <w:rFonts w:ascii="Times New Roman" w:hAnsi="Times New Roman" w:cs="Times New Roman"/>
            <w:i/>
            <w:iCs/>
            <w:lang w:val="en-GB"/>
          </w:rPr>
          <w:t xml:space="preserve">m</w:t>
        </w:r>
      </w:ins>
      <w:ins w:id="10225" w:author="Claude" w:date="2026-09-02T12:00:00Z">
        <w:r>
          <w:rPr>
            <w:rFonts w:ascii="Times New Roman" w:hAnsi="Times New Roman" w:cs="Times New Roman"/>
            <w:vertAlign w:val="subscript"/>
            <w:lang w:val="en-GB"/>
          </w:rPr>
          <w:t xml:space="preserve">f</w:t>
        </w:r>
      </w:ins>
      <w:ins w:id="10226" w:author="Claude" w:date="2026-09-02T12:00:00Z">
        <w:r>
          <w:rPr>
            <w:rFonts w:ascii="Times New Roman" w:hAnsi="Times New Roman" w:cs="Times New Roman"/>
            <w:lang w:val="en-GB"/>
          </w:rPr>
          <w:t xml:space="preserve"> = 21 requires a switching frequency of 31.5 kHz. A silicon IGBT stage of this rating operates practically at 8 to 16 kHz; at 16 kHz the modulation ratio would be 10.7, which is at the control-stability floor identified above and far below the synchronous-PWM threshold. This machine therefore cannot be supplied acceptably from a silicon converter, and the shortfall cannot be recovered at the machine end without changing the pole number. Figure 1.6 shows where the boundary falls.</w:t>
        </w:r>
      </w:ins>
    </w:p>
    <w:p>
      <w:pPr>
        <w:rPr>
          <w:ins w:id="10227" w:author="Claude" w:date="2026-09-02T12:00:00Z"/>
          <w:rFonts w:ascii="Times New Roman" w:hAnsi="Times New Roman" w:cs="Times New Roman"/>
          <w:lang w:val="en-GB"/>
        </w:rPr>
      </w:pPr>
      <w:ins w:id="10228" w:author="Claude" w:date="2026-09-02T12:00:00Z">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4404952"/>
              <wp:effectExtent l="0" t="0" r="0" b="0"/>
              <wp:docPr id="900000003" name="Picture 900000003"/>
              <wp:cNvGraphicFramePr>
                <a:graphicFrameLocks noChangeAspect="1"/>
              </wp:cNvGraphicFramePr>
              <a:graphic>
                <a:graphicData uri="http://schemas.openxmlformats.org/drawingml/2006/picture">
                  <pic:pic>
                    <pic:nvPicPr>
                      <pic:cNvPr id="900000003" name="fig_converter_gate.png"/>
                      <pic:cNvPicPr/>
                    </pic:nvPicPr>
                    <pic:blipFill>
                      <a:blip r:embed="rId103"/>
                      <a:stretch>
                        <a:fillRect/>
                      </a:stretch>
                    </pic:blipFill>
                    <pic:spPr>
                      <a:xfrm>
                        <a:off x="0" y="0"/>
                        <a:ext cx="5731510" cy="4404952"/>
                      </a:xfrm>
                      <a:prstGeom prst="rect">
                        <a:avLst/>
                      </a:prstGeom>
                    </pic:spPr>
                  </pic:pic>
                </a:graphicData>
              </a:graphic>
            </wp:inline>
          </w:drawing>
        </w:r>
      </w:ins>
    </w:p>
    <w:p>
      <w:pPr>
        <w:rPr>
          <w:ins w:id="10229" w:author="Claude" w:date="2026-09-02T12:00:00Z"/>
          <w:rFonts w:ascii="Times New Roman" w:hAnsi="Times New Roman" w:cs="Times New Roman"/>
          <w:lang w:val="en-GB"/>
        </w:rPr>
      </w:pPr>
      <w:ins w:id="10230" w:author="Claude" w:date="2026-09-02T12:00:00Z">
        <w:r>
          <w:rPr>
            <w:rFonts w:ascii="Times New Roman" w:hAnsi="Times New Roman" w:cs="Times New Roman"/>
            <w:lang w:val="en-GB"/>
          </w:rPr>
          <w:t xml:space="preserve">Figure 1.6. Required switching frequency against fundamental frequency for two modulation ratios, with the practical ranges of silicon IGBT and wide-bandgap devices indicated. The machine of Table 1.1 falls outside the silicon region.</w:t>
        </w:r>
      </w:ins>
    </w:p>
    <w:p w14:paraId="3881A805" w14:textId="34E05DD6" w:rsidR="00AA1D5D" w:rsidRPr="001D4F32" w:rsidRDefault="00AA1D5D" w:rsidP="00175683">
      <w:pPr>
        <w:pStyle w:val="Balk3"/>
        <w:rPr>
          <w:rFonts w:ascii="Times New Roman" w:hAnsi="Times New Roman" w:cs="Times New Roman"/>
          <w:lang w:val="en-GB"/>
        </w:rPr>
      </w:pPr>
      <w:r>
        <w:rPr>
          <w:rFonts w:ascii="Times New Roman" w:hAnsi="Times New Roman" w:cs="Times New Roman"/>
          <w:lang w:val="en-GB"/>
        </w:rPr>
        <w:t xml:space="preserve">1.4.2 The silicon carbide (SiC) catalyst</w:t>
      </w:r>
    </w:p>
    <w:p w14:paraId="5A6114F5" w14:textId="241EA83C" w:rsidR="00D1084C" w:rsidRPr="001D4F32" w:rsidRDefault="00D1084C" w:rsidP="00D1084C">
      <w:pPr>
        <w:rPr>
          <w:rFonts w:ascii="Times New Roman" w:hAnsi="Times New Roman" w:cs="Times New Roman"/>
          <w:lang w:val="en-GB"/>
        </w:rPr>
      </w:pPr>
      <w:r>
        <w:rPr>
          <w:rFonts w:ascii="Times New Roman" w:hAnsi="Times New Roman" w:cs="Times New Roman"/>
          <w:lang w:val="en-GB"/>
        </w:rPr>
        <w:t xml:space="preserve">The emergence of Silicon Carbide (SiC) and Gallium Nitride (GaN) has redefined what is possible in HS design. These materials allow for significantly higher switching frequencies with lower losses. This unlocks the ability to design multi-pole, lightweight high-speed machines (e.g., 6 or 8-pole IPMs) that were previously impossible to supply efficiently.</w:t>
      </w:r>
    </w:p>
    <w:p w14:paraId="596DE361" w14:textId="06DCC378" w:rsidR="00D1084C" w:rsidRPr="001D4F32" w:rsidRDefault="00D1084C" w:rsidP="00D1084C">
      <w:pPr>
        <w:rPr>
          <w:rFonts w:ascii="Times New Roman" w:hAnsi="Times New Roman" w:cs="Times New Roman"/>
          <w:lang w:val="en-GB"/>
        </w:rPr>
      </w:pPr>
      <w:r>
        <w:rPr>
          <w:rFonts w:ascii="Times New Roman" w:hAnsi="Times New Roman" w:cs="Times New Roman"/>
          <w:lang w:val="en-GB"/>
        </w:rPr>
        <w:t xml:space="preserve">Consequently, power electronics can no longer be viewed as a separate entity. The choice of semiconductor material, Silicon vs. SiC, now directly influences the machine's rotor topology, the </w:t>
        <w:lastRenderedPageBreak/>
        <w:t>thickness of the stator laminations, and the mechanical retention strategy. If the inverter cannot switch fast enough, the machine must be physically larger; if the machine is made too small, the inverter's d</w:t>
      </w:r>
      <w:r>
        <w:rPr>
          <w:rFonts w:ascii="Times New Roman" w:hAnsi="Times New Roman" w:cs="Times New Roman"/>
          <w:i/>
          <w:iCs/>
          <w:lang w:val="en-GB"/>
        </w:rPr>
        <w:t>u</w:t>
      </w:r>
      <w:r>
        <w:rPr>
          <w:rFonts w:ascii="Times New Roman" w:hAnsi="Times New Roman" w:cs="Times New Roman"/>
          <w:lang w:val="en-GB"/>
        </w:rPr>
        <w:t>/d</w:t>
      </w:r>
      <w:r>
        <w:rPr>
          <w:rFonts w:ascii="Times New Roman" w:hAnsi="Times New Roman" w:cs="Times New Roman"/>
          <w:i/>
          <w:iCs/>
          <w:lang w:val="en-GB"/>
        </w:rPr>
        <w:t>t</w:t>
      </w:r>
      <w:r>
        <w:rPr>
          <w:rFonts w:ascii="Times New Roman" w:hAnsi="Times New Roman" w:cs="Times New Roman"/>
          <w:lang w:val="en-GB"/>
        </w:rPr>
        <w:t xml:space="preserve"> may destroy its insulation. This electro-mechanical-electronic coupling is the defining characteristic of modern high-speed engineering.</w:t>
      </w:r>
    </w:p>
    <w:p w14:paraId="39B86142" w14:textId="77777777" w:rsidR="00D1084C" w:rsidRPr="001D4F32" w:rsidRDefault="00D1084C" w:rsidP="00D1084C">
      <w:pPr>
        <w:rPr>
          <w:rFonts w:ascii="Times New Roman" w:hAnsi="Times New Roman" w:cs="Times New Roman"/>
          <w:b/>
          <w:bCs/>
          <w:lang w:val="en-GB"/>
        </w:rPr>
      </w:pPr>
      <w:r>
        <w:rPr>
          <w:rFonts w:ascii="Times New Roman" w:hAnsi="Times New Roman" w:cs="Times New Roman"/>
          <w:b/>
          <w:bCs/>
          <w:lang w:val="en-GB"/>
        </w:rPr>
        <w:t>Framing the Comparison</w:t>
      </w:r>
    </w:p>
    <w:p w14:paraId="208530A1" w14:textId="073CEDF7" w:rsidR="00D1084C" w:rsidRPr="001D4F32" w:rsidRDefault="00D1084C" w:rsidP="00D1084C">
      <w:pPr>
        <w:numPr>
          <w:ilvl w:val="0"/>
          <w:numId w:val="8"/>
        </w:numPr>
        <w:rPr>
          <w:rFonts w:ascii="Times New Roman" w:hAnsi="Times New Roman" w:cs="Times New Roman"/>
          <w:lang w:val="en-GB"/>
        </w:rPr>
      </w:pPr>
      <w:r>
        <w:rPr>
          <w:rFonts w:ascii="Times New Roman" w:hAnsi="Times New Roman" w:cs="Times New Roman"/>
          <w:lang w:val="en-GB"/>
        </w:rPr>
        <w:t>Industrial HS: Operates in the IGBT-compatible zone (</w:t>
      </w:r>
      <w:r>
        <w:rPr>
          <w:rFonts w:ascii="Times New Roman" w:hAnsi="Times New Roman" w:cs="Times New Roman"/>
          <w:i/>
          <w:iCs/>
          <w:lang w:val="en-GB"/>
        </w:rPr>
        <w:t>p</w:t>
      </w:r>
      <w:r>
        <w:rPr>
          <w:rFonts w:ascii="Times New Roman" w:hAnsi="Times New Roman" w:cs="Times New Roman"/>
          <w:lang w:val="en-GB"/>
        </w:rPr>
        <w:t xml:space="preserve"> is low, </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xml:space="preserve"> is moderate, reliability is high).</w:t>
      </w:r>
    </w:p>
    <w:p w14:paraId="30A754E6" w14:textId="1DD107A6" w:rsidR="00D1084C" w:rsidRPr="001D4F32" w:rsidRDefault="00D1084C" w:rsidP="00D1084C">
      <w:pPr>
        <w:numPr>
          <w:ilvl w:val="0"/>
          <w:numId w:val="8"/>
        </w:numPr>
        <w:rPr>
          <w:rFonts w:ascii="Times New Roman" w:hAnsi="Times New Roman" w:cs="Times New Roman"/>
          <w:lang w:val="en-GB"/>
        </w:rPr>
      </w:pPr>
      <w:r>
        <w:rPr>
          <w:rFonts w:ascii="Times New Roman" w:hAnsi="Times New Roman" w:cs="Times New Roman"/>
          <w:lang w:val="en-GB"/>
        </w:rPr>
        <w:t xml:space="preserve">Traction HS: Operates in the SiC-dependent zone (</w:t>
      </w:r>
      <w:r>
        <w:rPr>
          <w:rFonts w:ascii="Times New Roman" w:hAnsi="Times New Roman" w:cs="Times New Roman"/>
          <w:i/>
          <w:iCs/>
          <w:lang w:val="en-GB"/>
        </w:rPr>
        <w:t>p</w:t>
      </w:r>
      <w:r>
        <w:rPr>
          <w:rFonts w:ascii="Times New Roman" w:hAnsi="Times New Roman" w:cs="Times New Roman"/>
          <w:lang w:val="en-GB"/>
        </w:rPr>
        <w:t xml:space="preserve"> is high to save mass, </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xml:space="preserve"> is high, power density is extreme).</w:t>
      </w:r>
    </w:p>
    <w:p w14:paraId="6C9182F1" w14:textId="34FBD939" w:rsidR="000F1BC8" w:rsidRPr="001D4F32" w:rsidRDefault="000F1BC8" w:rsidP="000F1BC8">
      <w:pPr>
        <w:pStyle w:val="ListeParagraf"/>
        <w:numPr>
          <w:ilvl w:val="0"/>
          <w:numId w:val="8"/>
        </w:numPr>
        <w:rPr>
          <w:rFonts w:ascii="Times New Roman" w:hAnsi="Times New Roman" w:cs="Times New Roman"/>
          <w:lang w:val="en-GB"/>
        </w:rPr>
      </w:pPr>
      <w:r>
        <w:rPr>
          <w:rFonts w:ascii="Times New Roman" w:hAnsi="Times New Roman" w:cs="Times New Roman"/>
          <w:lang w:val="en-GB"/>
        </w:rPr>
        <w:t xml:space="preserve">The design of a high-speed machine is fundamentally dictated by its application environment. In the industrial sector, the design is often rotor-limited. Here, the goal is extreme reliability, leading to 2-pole Induction or 4-pole PM machines. Because mass is not a primary constraint, these machines utilize robust housings and moderate frequencies that stay within the switching capabilities of standard IGBTs.</w:t>
      </w:r>
    </w:p>
    <w:p w14:paraId="25593630" w14:textId="68FE0C40" w:rsidR="000F1BC8" w:rsidRPr="001D4F32" w:rsidRDefault="000F1BC8" w:rsidP="000F1BC8">
      <w:pPr>
        <w:pStyle w:val="ListeParagraf"/>
        <w:numPr>
          <w:ilvl w:val="0"/>
          <w:numId w:val="8"/>
        </w:numPr>
        <w:rPr>
          <w:rFonts w:ascii="Times New Roman" w:hAnsi="Times New Roman" w:cs="Times New Roman"/>
          <w:lang w:val="en-GB"/>
        </w:rPr>
      </w:pPr>
      <w:r>
        <w:rPr>
          <w:rFonts w:ascii="Times New Roman" w:hAnsi="Times New Roman" w:cs="Times New Roman"/>
          <w:lang w:val="en-GB"/>
        </w:rPr>
        <w:t xml:space="preserve">In contrast, the traction and mobile sector faces a mass-limited reality. To reduce the weight of the stator yoke and inactive material, designers push for higher pole counts. This shift moves the bottleneck from the rotor's mechanical sleeve to the inverter's switching frequency, necessitating a transition to Silicon Carbide (SiC) technology to handle the high fundamental frequencies without incurring catastrophic switching losses.</w:t>
      </w:r>
    </w:p>
    <w:p w14:paraId="39CC5778" w14:textId="6C9421C7" w:rsidR="00AA1D5D" w:rsidRPr="001D4F32" w:rsidRDefault="00AA1D5D" w:rsidP="00AA1D5D">
      <w:pPr>
        <w:rPr>
          <w:rFonts w:ascii="Times New Roman" w:hAnsi="Times New Roman" w:cs="Times New Roman"/>
          <w:lang w:val="en-GB"/>
        </w:rPr>
      </w:pPr>
      <w:r>
        <w:rPr>
          <w:rFonts w:ascii="Times New Roman" w:hAnsi="Times New Roman" w:cs="Times New Roman"/>
          <w:lang w:val="en-GB"/>
        </w:rPr>
        <w:t xml:space="preserve">Table 1.2 collects the main ideas of different high-speed motor regimes</w:t>
      </w:r>
    </w:p>
    <w:p w14:paraId="6A8092CC" w14:textId="10F71613" w:rsidR="000F1BC8" w:rsidRPr="001D4F32" w:rsidRDefault="00AA1D5D" w:rsidP="000F1BC8">
      <w:pPr>
        <w:rPr>
          <w:rFonts w:ascii="Times New Roman" w:hAnsi="Times New Roman" w:cs="Times New Roman"/>
          <w:lang w:val="en-GB"/>
        </w:rPr>
      </w:pPr>
      <w:r>
        <w:rPr>
          <w:rFonts w:ascii="Times New Roman" w:hAnsi="Times New Roman" w:cs="Times New Roman"/>
          <w:lang w:val="en-GB"/>
        </w:rPr>
        <w:t xml:space="preserve">Table 1.2 Comparison of Topology Characteristics</w:t>
      </w:r>
    </w:p>
    <w:tbl>
      <w:tblPr>
        <w:tblStyle w:val="TabloKlavuzu"/>
        <w:tblW w:w="0" w:type="auto"/>
        <w:tblLook w:val="04A0" w:firstRow="1" w:lastRow="0" w:firstColumn="1" w:lastColumn="0" w:noHBand="0" w:noVBand="1"/>
      </w:tblPr>
      <w:tblGrid>
        <w:gridCol w:w="2405"/>
        <w:gridCol w:w="3119"/>
        <w:gridCol w:w="3492"/>
      </w:tblGrid>
      <w:tr w:rsidR="000F1BC8" w:rsidRPr="001D4F32" w14:paraId="075DAFF8" w14:textId="77777777" w:rsidTr="00AD0622">
        <w:tc>
          <w:tcPr>
            <w:tcW w:w="2405" w:type="dxa"/>
          </w:tcPr>
          <w:p w14:paraId="618C8143"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Feature</w:t>
            </w:r>
          </w:p>
        </w:tc>
        <w:tc>
          <w:tcPr>
            <w:tcW w:w="3119" w:type="dxa"/>
          </w:tcPr>
          <w:p w14:paraId="6647C96B"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Industrial (Robust)</w:t>
            </w:r>
          </w:p>
        </w:tc>
        <w:tc>
          <w:tcPr>
            <w:tcW w:w="3492" w:type="dxa"/>
          </w:tcPr>
          <w:p w14:paraId="6B070528"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Traction/Mobile (Lightweight)</w:t>
            </w:r>
          </w:p>
        </w:tc>
      </w:tr>
      <w:tr w:rsidR="000F1BC8" w:rsidRPr="001D4F32" w14:paraId="60E726EE" w14:textId="77777777" w:rsidTr="00AD0622">
        <w:tc>
          <w:tcPr>
            <w:tcW w:w="2405" w:type="dxa"/>
            <w:vAlign w:val="center"/>
          </w:tcPr>
          <w:p w14:paraId="303467E1"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Common Pole Count</w:t>
            </w:r>
          </w:p>
        </w:tc>
        <w:tc>
          <w:tcPr>
            <w:tcW w:w="3119" w:type="dxa"/>
            <w:vAlign w:val="center"/>
          </w:tcPr>
          <w:p w14:paraId="6581F1B6"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2 (IM) or 2/4 (SPM)</w:t>
            </w:r>
          </w:p>
        </w:tc>
        <w:tc>
          <w:tcPr>
            <w:tcW w:w="3492" w:type="dxa"/>
            <w:vAlign w:val="center"/>
          </w:tcPr>
          <w:p w14:paraId="4522BE31"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6, 8, or 12 (IPM)</w:t>
            </w:r>
          </w:p>
        </w:tc>
      </w:tr>
      <w:tr w:rsidR="000F1BC8" w:rsidRPr="00586AC6" w14:paraId="24E01C4E" w14:textId="77777777" w:rsidTr="00AD0622">
        <w:tc>
          <w:tcPr>
            <w:tcW w:w="2405" w:type="dxa"/>
            <w:vAlign w:val="center"/>
          </w:tcPr>
          <w:p w14:paraId="1ECD5D18"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Rotor Retention</w:t>
            </w:r>
          </w:p>
        </w:tc>
        <w:tc>
          <w:tcPr>
            <w:tcW w:w="3119" w:type="dxa"/>
            <w:vAlign w:val="center"/>
          </w:tcPr>
          <w:p w14:paraId="47791305"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Thick Carbon Fiber / Inconel</w:t>
            </w:r>
          </w:p>
        </w:tc>
        <w:tc>
          <w:tcPr>
            <w:tcW w:w="3492" w:type="dxa"/>
            <w:vAlign w:val="center"/>
          </w:tcPr>
          <w:p w14:paraId="0ADB9497"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Strategic Steel Bridges / Thin Sleeves</w:t>
            </w:r>
          </w:p>
        </w:tc>
      </w:tr>
      <w:tr w:rsidR="000F1BC8" w:rsidRPr="001D4F32" w14:paraId="717EF5A5" w14:textId="77777777" w:rsidTr="00AD0622">
        <w:tc>
          <w:tcPr>
            <w:tcW w:w="2405" w:type="dxa"/>
            <w:vAlign w:val="center"/>
          </w:tcPr>
          <w:p w14:paraId="44AA9FB2"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Stator Yoke</w:t>
            </w:r>
          </w:p>
        </w:tc>
        <w:tc>
          <w:tcPr>
            <w:tcW w:w="3119" w:type="dxa"/>
            <w:vAlign w:val="center"/>
          </w:tcPr>
          <w:p w14:paraId="60BD54D1"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Thick (for flux and stiffness)</w:t>
            </w:r>
          </w:p>
        </w:tc>
        <w:tc>
          <w:tcPr>
            <w:tcW w:w="3492" w:type="dxa"/>
            <w:vAlign w:val="center"/>
          </w:tcPr>
          <w:p w14:paraId="5A6BB801"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Minimized (to save mass)</w:t>
            </w:r>
          </w:p>
        </w:tc>
      </w:tr>
      <w:tr w:rsidR="000F1BC8" w:rsidRPr="001D4F32" w14:paraId="6D90C70E" w14:textId="77777777" w:rsidTr="00AD0622">
        <w:tc>
          <w:tcPr>
            <w:tcW w:w="2405" w:type="dxa"/>
            <w:vAlign w:val="center"/>
          </w:tcPr>
          <w:p w14:paraId="2EA2C1BD"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PE Constraint</w:t>
            </w:r>
          </w:p>
        </w:tc>
        <w:tc>
          <w:tcPr>
            <w:tcW w:w="3119" w:type="dxa"/>
            <w:vAlign w:val="center"/>
          </w:tcPr>
          <w:p w14:paraId="34EF40CF"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Current Ripple / Thermal</w:t>
            </w:r>
          </w:p>
        </w:tc>
        <w:tc>
          <w:tcPr>
            <w:tcW w:w="3492" w:type="dxa"/>
            <w:vAlign w:val="center"/>
          </w:tcPr>
          <w:p w14:paraId="5996142C" w14:textId="356773F7" w:rsidR="000F1BC8" w:rsidRPr="001D4F32" w:rsidRDefault="000F1BC8" w:rsidP="007C0E1D">
            <w:pPr>
              <w:rPr>
                <w:rFonts w:ascii="Times New Roman" w:hAnsi="Times New Roman" w:cs="Times New Roman"/>
                <w:lang w:val="en-GB"/>
              </w:rPr>
            </w:pPr>
            <w:r>
              <w:rPr>
                <w:rFonts w:ascii="Times New Roman" w:hAnsi="Times New Roman" w:cs="Times New Roman"/>
                <w:lang w:val="en-GB"/>
              </w:rPr>
              <w:t>Switching Frequency / d</w:t>
            </w:r>
            <w:r>
              <w:rPr>
                <w:rFonts w:ascii="Times New Roman" w:hAnsi="Times New Roman" w:cs="Times New Roman"/>
                <w:i/>
                <w:iCs/>
                <w:lang w:val="en-GB"/>
              </w:rPr>
              <w:t>u</w:t>
            </w:r>
            <w:r>
              <w:rPr>
                <w:rFonts w:ascii="Times New Roman" w:hAnsi="Times New Roman" w:cs="Times New Roman"/>
                <w:lang w:val="en-GB"/>
              </w:rPr>
              <w:t>/d</w:t>
            </w:r>
            <w:r>
              <w:rPr>
                <w:rFonts w:ascii="Times New Roman" w:hAnsi="Times New Roman" w:cs="Times New Roman"/>
                <w:i/>
                <w:iCs/>
                <w:lang w:val="en-GB"/>
              </w:rPr>
              <w:t>t</w:t>
            </w:r>
          </w:p>
        </w:tc>
      </w:tr>
      <w:tr w:rsidR="000F1BC8" w:rsidRPr="001D4F32" w14:paraId="2D0223D4" w14:textId="77777777" w:rsidTr="00AD0622">
        <w:tc>
          <w:tcPr>
            <w:tcW w:w="2405" w:type="dxa"/>
            <w:vAlign w:val="center"/>
          </w:tcPr>
          <w:p w14:paraId="66315394"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Converter</w:t>
            </w:r>
          </w:p>
        </w:tc>
        <w:tc>
          <w:tcPr>
            <w:tcW w:w="3119" w:type="dxa"/>
            <w:vAlign w:val="center"/>
          </w:tcPr>
          <w:p w14:paraId="0D603966"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IGBT</w:t>
            </w:r>
          </w:p>
        </w:tc>
        <w:tc>
          <w:tcPr>
            <w:tcW w:w="3492" w:type="dxa"/>
            <w:vAlign w:val="center"/>
          </w:tcPr>
          <w:p w14:paraId="3F86AF5C"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 xml:space="preserve">SiC (Wide Bandgap)</w:t>
            </w:r>
          </w:p>
        </w:tc>
      </w:tr>
    </w:tbl>
    <w:p w14:paraId="0C6B1B89" w14:textId="77777777" w:rsidR="000F1BC8" w:rsidRPr="001D4F32" w:rsidRDefault="000F1BC8" w:rsidP="000F1BC8">
      <w:pPr>
        <w:rPr>
          <w:rFonts w:ascii="Times New Roman" w:hAnsi="Times New Roman" w:cs="Times New Roman"/>
          <w:lang w:val="en-GB"/>
        </w:rPr>
      </w:pPr>
    </w:p>
    <w:p w14:paraId="02BFFEA7" w14:textId="6A6B1DB9" w:rsidR="00AA1D5D" w:rsidRPr="001D4F32" w:rsidRDefault="00AA1D5D" w:rsidP="00175683">
      <w:pPr>
        <w:pStyle w:val="Balk2"/>
        <w:rPr>
          <w:rFonts w:ascii="Times New Roman" w:hAnsi="Times New Roman" w:cs="Times New Roman"/>
          <w:lang w:val="en-GB"/>
        </w:rPr>
      </w:pPr>
      <w:r>
        <w:rPr>
          <w:rFonts w:ascii="Times New Roman" w:hAnsi="Times New Roman" w:cs="Times New Roman"/>
          <w:lang w:val="en-GB"/>
        </w:rPr>
        <w:t xml:space="preserve">1.5. Scaling laws and dimensional analysis</w:t>
      </w:r>
    </w:p>
    <w:p w14:paraId="4F720EC4" w14:textId="641B8A31" w:rsidR="00AA1D5D" w:rsidRPr="001D4F32" w:rsidRDefault="00AA1D5D" w:rsidP="00AA1D5D">
      <w:pPr>
        <w:rPr>
          <w:rFonts w:ascii="Times New Roman" w:hAnsi="Times New Roman" w:cs="Times New Roman"/>
          <w:lang w:val="en-GB"/>
        </w:rPr>
      </w:pPr>
      <w:r>
        <w:rPr>
          <w:rFonts w:ascii="Times New Roman" w:hAnsi="Times New Roman" w:cs="Times New Roman"/>
          <w:lang w:val="en-GB"/>
        </w:rPr>
        <w:t>In the design of high-speed electrical machines, scaling laws provide mathematical framework that allows engineers to predict how performance, losses, and mechanical stresses evolve as a design is shrunk or stretched. Dimensional analysis reveals why simply increasing the speed of a machine does not always result in a proportional improvement in performance. Instead, high-speed design is a battle against non-linear scaling.</w:t>
      </w:r>
    </w:p>
    <w:p w14:paraId="65AD478C" w14:textId="48A735EA" w:rsidR="00AA1D5D" w:rsidRPr="001D4F32" w:rsidRDefault="00AA1D5D" w:rsidP="00175683">
      <w:pPr>
        <w:pStyle w:val="Balk3"/>
        <w:rPr>
          <w:rFonts w:ascii="Times New Roman" w:hAnsi="Times New Roman" w:cs="Times New Roman"/>
          <w:lang w:val="en-GB"/>
        </w:rPr>
      </w:pPr>
      <w:r>
        <w:rPr>
          <w:rFonts w:ascii="Times New Roman" w:hAnsi="Times New Roman" w:cs="Times New Roman"/>
          <w:lang w:val="en-GB"/>
        </w:rPr>
        <w:t xml:space="preserve">1.5.1 Power density vs. speed: the size scaling</w:t>
      </w:r>
    </w:p>
    <w:p w14:paraId="439EB79A" w14:textId="4B13998D" w:rsidR="00AA1D5D" w:rsidRPr="001D4F32" w:rsidRDefault="00AA1D5D" w:rsidP="00AA1D5D">
      <w:pPr>
        <w:rPr>
          <w:rFonts w:ascii="Times New Roman" w:hAnsi="Times New Roman" w:cs="Times New Roman"/>
          <w:lang w:val="en-GB"/>
        </w:rPr>
      </w:pPr>
      <w:r>
        <w:rPr>
          <w:rFonts w:ascii="Times New Roman" w:hAnsi="Times New Roman" w:cs="Times New Roman"/>
          <w:lang w:val="en-GB"/>
        </w:rPr>
        <w:t xml:space="preserve">The fundamental power equation for an electrical machine is </w:t>
      </w:r>
      <w:r>
        <w:rPr>
          <w:rFonts w:ascii="Times New Roman" w:hAnsi="Times New Roman" w:cs="Times New Roman"/>
          <w:i/>
          <w:iCs/>
          <w:lang w:val="en-GB"/>
        </w:rPr>
        <w:t>P</w:t>
      </w:r>
      <w:r>
        <w:rPr>
          <w:rFonts w:ascii="Times New Roman" w:hAnsi="Times New Roman" w:cs="Times New Roman"/>
          <w:lang w:val="en-GB"/>
        </w:rPr>
        <w:t xml:space="preserve"> </w:t>
      </w:r>
      <w:r>
        <w:rPr>
          <w:rFonts w:ascii="Times New Roman" w:hAnsi="Times New Roman" w:cs="Times New Roman"/>
          <w:lang w:val="en-GB"/>
        </w:rPr>
        <w:sym w:font="Symbol" w:char="F0B5"/>
      </w:r>
      <w:r>
        <w:rPr>
          <w:rFonts w:ascii="Times New Roman" w:hAnsi="Times New Roman" w:cs="Times New Roman"/>
          <w:lang w:val="en-GB"/>
        </w:rPr>
        <w:t xml:space="preserve"> </w:t>
      </w:r>
      <w:r>
        <w:rPr>
          <w:rFonts w:ascii="Times New Roman" w:hAnsi="Times New Roman" w:cs="Times New Roman"/>
          <w:i/>
          <w:iCs/>
          <w:lang w:val="en-GB"/>
        </w:rPr>
        <w:t>D</w:t>
      </w:r>
      <w:r>
        <w:rPr>
          <w:rFonts w:ascii="Times New Roman" w:hAnsi="Times New Roman" w:cs="Times New Roman"/>
          <w:vertAlign w:val="superscript"/>
          <w:lang w:val="en-GB"/>
        </w:rPr>
        <w:t>2</w:t>
      </w:r>
      <w:r>
        <w:rPr>
          <w:rFonts w:ascii="Times New Roman" w:hAnsi="Times New Roman" w:cs="Times New Roman"/>
          <w:i/>
          <w:iCs/>
          <w:lang w:val="en-GB"/>
        </w:rPr>
        <w:t>l</w:t>
      </w:r>
      <w:r>
        <w:rPr>
          <w:rFonts w:ascii="Times New Roman" w:hAnsi="Times New Roman" w:cs="Times New Roman"/>
          <w:i/>
          <w:iCs/>
          <w:lang w:val="en-GB"/>
        </w:rPr>
        <w:sym w:font="Symbol" w:char="F057"/>
      </w:r>
      <w:r>
        <w:rPr>
          <w:rFonts w:ascii="Times New Roman" w:hAnsi="Times New Roman" w:cs="Times New Roman"/>
          <w:i/>
          <w:iCs/>
          <w:lang w:val="en-GB"/>
        </w:rPr>
        <w:t xml:space="preserve"> B A </w:t>
      </w:r>
      <w:r>
        <w:rPr>
          <w:rFonts w:ascii="Times New Roman" w:hAnsi="Times New Roman" w:cs="Times New Roman"/>
          <w:lang w:val="en-GB"/>
        </w:rPr>
        <w:t xml:space="preserve">[ref], where </w:t>
      </w:r>
      <w:r>
        <w:rPr>
          <w:rFonts w:ascii="Times New Roman" w:hAnsi="Times New Roman" w:cs="Times New Roman"/>
          <w:i/>
          <w:iCs/>
          <w:lang w:val="en-GB"/>
        </w:rPr>
        <w:t>D</w:t>
      </w:r>
      <w:r>
        <w:rPr>
          <w:rFonts w:ascii="Times New Roman" w:hAnsi="Times New Roman" w:cs="Times New Roman"/>
          <w:lang w:val="en-GB"/>
        </w:rPr>
        <w:t xml:space="preserve"> is the rotor diameter, </w:t>
      </w:r>
      <w:r>
        <w:rPr>
          <w:rFonts w:ascii="Times New Roman" w:hAnsi="Times New Roman" w:cs="Times New Roman"/>
          <w:i/>
          <w:iCs/>
          <w:lang w:val="en-GB"/>
        </w:rPr>
        <w:t>l</w:t>
      </w:r>
      <w:r>
        <w:rPr>
          <w:rFonts w:ascii="Times New Roman" w:hAnsi="Times New Roman" w:cs="Times New Roman"/>
          <w:lang w:val="en-GB"/>
        </w:rPr>
        <w:t xml:space="preserve"> is the active length, </w:t>
      </w:r>
      <w:r>
        <w:rPr>
          <w:rFonts w:ascii="Times New Roman" w:hAnsi="Times New Roman" w:cs="Times New Roman"/>
          <w:i/>
          <w:iCs/>
          <w:lang w:val="en-GB"/>
        </w:rPr>
        <w:sym w:font="Symbol" w:char="F057"/>
      </w:r>
      <w:r>
        <w:rPr>
          <w:rFonts w:ascii="Times New Roman" w:hAnsi="Times New Roman" w:cs="Times New Roman"/>
          <w:i/>
          <w:iCs/>
          <w:lang w:val="en-GB"/>
        </w:rPr>
        <w:t xml:space="preserve"> </w:t>
      </w:r>
      <w:r>
        <w:rPr>
          <w:rFonts w:ascii="Times New Roman" w:hAnsi="Times New Roman" w:cs="Times New Roman"/>
          <w:lang w:val="en-GB"/>
        </w:rPr>
        <w:t xml:space="preserve">is the angular velocity, </w:t>
      </w:r>
      <w:r>
        <w:rPr>
          <w:rFonts w:ascii="Times New Roman" w:hAnsi="Times New Roman" w:cs="Times New Roman"/>
          <w:i/>
          <w:iCs/>
          <w:lang w:val="en-GB"/>
        </w:rPr>
        <w:t>B</w:t>
      </w:r>
      <w:r>
        <w:rPr>
          <w:rFonts w:ascii="Times New Roman" w:hAnsi="Times New Roman" w:cs="Times New Roman"/>
          <w:lang w:val="en-GB"/>
        </w:rPr>
        <w:t xml:space="preserve"> is </w:t>
      </w:r>
      <w:del w:id="10112" w:author="Claude" w:date="2026-09-02T12:00:00Z">
        <w:r>
          <w:rPr>
            <w:rFonts w:ascii="Times New Roman" w:hAnsi="Times New Roman" w:cs="Times New Roman"/>
            <w:lang w:val="en-GB"/>
          </w:rPr>
          <w:delText xml:space="preserve">the airgap magnetic-flux density</w:delText>
        </w:r>
      </w:del>
      <w:ins w:id="10113" w:author="Claude" w:date="2026-09-02T12:00:00Z">
        <w:r>
          <w:rPr>
            <w:rFonts w:ascii="Times New Roman" w:hAnsi="Times New Roman" w:cs="Times New Roman"/>
            <w:lang w:val="en-GB"/>
          </w:rPr>
          <w:t xml:space="preserve">the air-gap magnetic-flux density</w:t>
        </w:r>
      </w:ins>
      <w:r>
        <w:rPr>
          <w:rFonts w:ascii="Times New Roman" w:hAnsi="Times New Roman" w:cs="Times New Roman"/>
          <w:lang w:val="en-GB"/>
        </w:rPr>
        <w:t xml:space="preserve">, and </w:t>
      </w:r>
      <w:r>
        <w:rPr>
          <w:rFonts w:ascii="Times New Roman" w:hAnsi="Times New Roman" w:cs="Times New Roman"/>
          <w:i/>
          <w:iCs/>
          <w:lang w:val="en-GB"/>
        </w:rPr>
        <w:t>A</w:t>
      </w:r>
      <w:r>
        <w:rPr>
          <w:rFonts w:ascii="Times New Roman" w:hAnsi="Times New Roman" w:cs="Times New Roman"/>
          <w:lang w:val="en-GB"/>
        </w:rPr>
        <w:t xml:space="preserve"> is the linear current density (electric loading).</w:t>
      </w:r>
    </w:p>
    <w:p w14:paraId="3AF65E72" w14:textId="6FA3639A" w:rsidR="00AA1D5D" w:rsidRPr="001D4F32" w:rsidRDefault="00AA1D5D" w:rsidP="00AA1D5D">
      <w:pPr>
        <w:rPr>
          <w:rFonts w:ascii="Times New Roman" w:hAnsi="Times New Roman" w:cs="Times New Roman"/>
          <w:lang w:val="en-GB"/>
        </w:rPr>
      </w:pPr>
      <w:r>
        <w:rPr>
          <w:rFonts w:ascii="Times New Roman" w:hAnsi="Times New Roman" w:cs="Times New Roman"/>
          <w:lang w:val="en-GB"/>
        </w:rPr>
        <w:t>If we assume the electromagnetic loadings (</w:t>
      </w:r>
      <w:r>
        <w:rPr>
          <w:rFonts w:ascii="Times New Roman" w:hAnsi="Times New Roman" w:cs="Times New Roman"/>
          <w:i/>
          <w:iCs/>
          <w:lang w:val="en-GB"/>
        </w:rPr>
        <w:t>B, A</w:t>
      </w:r>
      <w:r>
        <w:rPr>
          <w:rFonts w:ascii="Times New Roman" w:hAnsi="Times New Roman" w:cs="Times New Roman"/>
          <w:lang w:val="en-GB"/>
        </w:rPr>
        <w:t>) and the length-to-diameter ratio (</w:t>
      </w:r>
      <w:r>
        <w:rPr>
          <w:rFonts w:ascii="Times New Roman" w:hAnsi="Times New Roman" w:cs="Times New Roman"/>
          <w:i/>
          <w:iCs/>
          <w:lang w:val="en-GB"/>
        </w:rPr>
        <w:t>l/D</w:t>
      </w:r>
      <w:r>
        <w:rPr>
          <w:rFonts w:ascii="Times New Roman" w:hAnsi="Times New Roman" w:cs="Times New Roman"/>
          <w:lang w:val="en-GB"/>
        </w:rPr>
        <w:t>) remain constant, we can derive the following scaling relationships:</w:t>
      </w:r>
    </w:p>
    <w:p w14:paraId="18920A8B" w14:textId="3F99D278" w:rsidR="00AA1D5D" w:rsidRPr="001D4F32" w:rsidRDefault="00AA1D5D" w:rsidP="00AA1D5D">
      <w:pPr>
        <w:numPr>
          <w:ilvl w:val="0"/>
          <w:numId w:val="24"/>
        </w:numPr>
        <w:rPr>
          <w:rFonts w:ascii="Times New Roman" w:hAnsi="Times New Roman" w:cs="Times New Roman"/>
          <w:lang w:val="en-GB"/>
        </w:rPr>
      </w:pPr>
      <w:r>
        <w:rPr>
          <w:rFonts w:ascii="Times New Roman" w:hAnsi="Times New Roman" w:cs="Times New Roman"/>
          <w:lang w:val="en-GB"/>
        </w:rPr>
        <w:t>Torque (</w:t>
      </w:r>
      <w:r>
        <w:rPr>
          <w:rFonts w:ascii="Times New Roman" w:hAnsi="Times New Roman" w:cs="Times New Roman"/>
          <w:i/>
          <w:iCs/>
          <w:lang w:val="en-GB"/>
        </w:rPr>
        <w:t>T</w:t>
      </w:r>
      <w:r>
        <w:rPr>
          <w:rFonts w:ascii="Times New Roman" w:hAnsi="Times New Roman" w:cs="Times New Roman"/>
          <w:lang w:val="en-GB"/>
        </w:rPr>
        <w:t>): Scaled with the volume (</w:t>
      </w:r>
      <w:r>
        <w:rPr>
          <w:rFonts w:ascii="Times New Roman" w:hAnsi="Times New Roman" w:cs="Times New Roman"/>
          <w:i/>
          <w:iCs/>
          <w:lang w:val="en-GB"/>
        </w:rPr>
        <w:t>D</w:t>
      </w:r>
      <w:r>
        <w:rPr>
          <w:rFonts w:ascii="Times New Roman" w:hAnsi="Times New Roman" w:cs="Times New Roman"/>
          <w:vertAlign w:val="superscript"/>
          <w:lang w:val="en-GB"/>
        </w:rPr>
        <w:t>3</w:t>
      </w:r>
      <w:r>
        <w:rPr>
          <w:rFonts w:ascii="Times New Roman" w:hAnsi="Times New Roman" w:cs="Times New Roman"/>
          <w:lang w:val="en-GB"/>
        </w:rPr>
        <w:t>).</w:t>
      </w:r>
    </w:p>
    <w:p w14:paraId="35AB22C8" w14:textId="6936413F" w:rsidR="00AA1D5D" w:rsidRPr="001D4F32" w:rsidRDefault="00AA1D5D" w:rsidP="00AA1D5D">
      <w:pPr>
        <w:numPr>
          <w:ilvl w:val="0"/>
          <w:numId w:val="24"/>
        </w:numPr>
        <w:rPr>
          <w:rFonts w:ascii="Times New Roman" w:hAnsi="Times New Roman" w:cs="Times New Roman"/>
          <w:lang w:val="en-GB"/>
        </w:rPr>
      </w:pPr>
      <w:r>
        <w:rPr>
          <w:rFonts w:ascii="Times New Roman" w:hAnsi="Times New Roman" w:cs="Times New Roman"/>
          <w:lang w:val="en-GB"/>
        </w:rPr>
        <w:lastRenderedPageBreak/>
        <w:t>Power (</w:t>
      </w:r>
      <w:r>
        <w:rPr>
          <w:rFonts w:ascii="Times New Roman" w:hAnsi="Times New Roman" w:cs="Times New Roman"/>
          <w:i/>
          <w:iCs/>
          <w:lang w:val="en-GB"/>
        </w:rPr>
        <w:t>P</w:t>
      </w:r>
      <w:r>
        <w:rPr>
          <w:rFonts w:ascii="Times New Roman" w:hAnsi="Times New Roman" w:cs="Times New Roman"/>
          <w:lang w:val="en-GB"/>
        </w:rPr>
        <w:t xml:space="preserve">): Scaled with </w:t>
      </w:r>
      <w:r>
        <w:rPr>
          <w:rFonts w:ascii="Times New Roman" w:hAnsi="Times New Roman" w:cs="Times New Roman"/>
          <w:i/>
          <w:iCs/>
          <w:lang w:val="en-GB"/>
        </w:rPr>
        <w:t>D</w:t>
      </w:r>
      <w:r>
        <w:rPr>
          <w:rFonts w:ascii="Times New Roman" w:hAnsi="Times New Roman" w:cs="Times New Roman"/>
          <w:vertAlign w:val="superscript"/>
          <w:lang w:val="en-GB"/>
        </w:rPr>
        <w:t>3</w:t>
      </w:r>
      <w:r>
        <w:rPr>
          <w:rFonts w:ascii="Times New Roman" w:hAnsi="Times New Roman" w:cs="Times New Roman"/>
          <w:i/>
          <w:iCs/>
          <w:lang w:val="en-GB"/>
        </w:rPr>
        <w:sym w:font="Symbol" w:char="F057"/>
      </w:r>
    </w:p>
    <w:p w14:paraId="0162138C" w14:textId="1C9CFC46" w:rsidR="00AA1D5D" w:rsidRPr="001D4F32" w:rsidRDefault="00AA1D5D" w:rsidP="00AA1D5D">
      <w:pPr>
        <w:rPr>
          <w:rFonts w:ascii="Times New Roman" w:hAnsi="Times New Roman" w:cs="Times New Roman"/>
          <w:lang w:val="en-GB"/>
        </w:rPr>
      </w:pPr>
      <w:r>
        <w:rPr>
          <w:rFonts w:ascii="Times New Roman" w:hAnsi="Times New Roman" w:cs="Times New Roman"/>
          <w:lang w:val="en-GB"/>
        </w:rPr>
        <w:t>To maintain constant power while increasing speed (</w:t>
      </w:r>
      <w:r>
        <w:rPr>
          <w:rFonts w:ascii="Times New Roman" w:hAnsi="Times New Roman" w:cs="Times New Roman"/>
          <w:i/>
          <w:iCs/>
          <w:lang w:val="en-GB"/>
        </w:rPr>
        <w:sym w:font="Symbol" w:char="F057"/>
      </w:r>
      <w:r>
        <w:rPr>
          <w:rFonts w:ascii="Times New Roman" w:hAnsi="Times New Roman" w:cs="Times New Roman"/>
          <w:lang w:val="en-GB"/>
        </w:rPr>
        <w:t xml:space="preserve">), the volume of the machine must decrease. In an ideal world, doubling the speed would allow for a 50% reduction in rotor volume. However, the high-speed paradox arises because as the machine shrinks, the surface area available for cooling decreases by </w:t>
      </w:r>
      <w:r>
        <w:rPr>
          <w:rFonts w:ascii="Times New Roman" w:hAnsi="Times New Roman" w:cs="Times New Roman"/>
          <w:i/>
          <w:iCs/>
          <w:lang w:val="en-GB"/>
        </w:rPr>
        <w:t>D</w:t>
      </w:r>
      <w:r>
        <w:rPr>
          <w:rFonts w:ascii="Times New Roman" w:hAnsi="Times New Roman" w:cs="Times New Roman"/>
          <w:vertAlign w:val="superscript"/>
          <w:lang w:val="en-GB"/>
        </w:rPr>
        <w:t>2</w:t>
      </w:r>
      <w:r>
        <w:rPr>
          <w:rFonts w:ascii="Times New Roman" w:hAnsi="Times New Roman" w:cs="Times New Roman"/>
          <w:lang w:val="en-GB"/>
        </w:rPr>
        <w:t>, while the loss density often increases. Consequently, high-speed machines are often thermally limited rather than electromagnetically limited.</w:t>
      </w:r>
    </w:p>
    <w:p w14:paraId="2A94A0E0" w14:textId="6ACE4AC9" w:rsidR="00AA1D5D" w:rsidRPr="001D4F32" w:rsidRDefault="00AA1D5D" w:rsidP="00175683">
      <w:pPr>
        <w:pStyle w:val="Balk3"/>
        <w:rPr>
          <w:rFonts w:ascii="Times New Roman" w:hAnsi="Times New Roman" w:cs="Times New Roman"/>
          <w:lang w:val="en-GB"/>
        </w:rPr>
      </w:pPr>
      <w:r>
        <w:rPr>
          <w:rFonts w:ascii="Times New Roman" w:hAnsi="Times New Roman" w:cs="Times New Roman"/>
          <w:lang w:val="en-GB"/>
        </w:rPr>
        <w:t xml:space="preserve">1.5.2 Mechanical stress scaling: The </w:t>
      </w:r>
      <w:r>
        <w:rPr>
          <w:rFonts w:ascii="Times New Roman" w:hAnsi="Times New Roman" w:cs="Times New Roman"/>
          <w:i/>
          <w:iCs/>
          <w:lang w:val="en-GB"/>
        </w:rPr>
        <w:t>D</w:t>
        <w:sym w:font="Symbol" w:char="F057"/>
      </w:r>
      <w:r>
        <w:rPr>
          <w:rFonts w:ascii="Times New Roman" w:hAnsi="Times New Roman" w:cs="Times New Roman"/>
          <w:lang w:val="en-GB"/>
        </w:rPr>
        <w:t xml:space="preserve"> constraint</w:t>
      </w:r>
    </w:p>
    <w:p w14:paraId="22EC8200" w14:textId="5DA25A5E" w:rsidR="00AA1D5D" w:rsidRPr="001D4F32" w:rsidRDefault="00AA1D5D" w:rsidP="00AA1D5D">
      <w:pPr>
        <w:rPr>
          <w:rFonts w:ascii="Times New Roman" w:hAnsi="Times New Roman" w:cs="Times New Roman"/>
          <w:lang w:val="en-GB"/>
        </w:rPr>
      </w:pPr>
      <w:r>
        <w:rPr>
          <w:rFonts w:ascii="Times New Roman" w:hAnsi="Times New Roman" w:cs="Times New Roman"/>
          <w:lang w:val="en-GB"/>
        </w:rPr>
        <w:t>The most restrictive scaling law in high-speed design is the relationship between diameter and centrifugal stress (</w:t>
      </w:r>
      <w:r>
        <w:rPr>
          <w:rFonts w:ascii="Times New Roman" w:hAnsi="Times New Roman" w:cs="Times New Roman"/>
          <w:i/>
          <w:iCs/>
          <w:lang w:val="en-GB"/>
        </w:rPr>
        <w:sym w:font="Symbol" w:char="F073"/>
      </w:r>
      <w:r>
        <w:rPr>
          <w:rFonts w:ascii="Times New Roman" w:hAnsi="Times New Roman" w:cs="Times New Roman"/>
          <w:vertAlign w:val="subscript"/>
          <w:lang w:val="en-GB"/>
        </w:rPr>
        <w:t>mec</w:t>
      </w:r>
      <w:r>
        <w:rPr>
          <w:rFonts w:ascii="Times New Roman" w:hAnsi="Times New Roman" w:cs="Times New Roman"/>
          <w:lang w:val="en-GB"/>
        </w:rPr>
        <w:t xml:space="preserve">). As established by the </w:t>
      </w:r>
      <w:r>
        <w:rPr>
          <w:rFonts w:ascii="Times New Roman" w:hAnsi="Times New Roman" w:cs="Times New Roman"/>
          <w:i/>
          <w:iCs/>
          <w:lang w:val="en-GB"/>
        </w:rPr>
        <w:t>r</w:t>
        <w:sym w:font="Symbol" w:char="F057"/>
        <w:t xml:space="preserve"> </w:t>
      </w:r>
      <w:r>
        <w:rPr>
          <w:rFonts w:ascii="Times New Roman" w:hAnsi="Times New Roman" w:cs="Times New Roman"/>
          <w:vertAlign w:val="superscript"/>
          <w:lang w:val="en-GB"/>
        </w:rPr>
        <w:t>2</w:t>
      </w:r>
      <w:r>
        <w:rPr>
          <w:rFonts w:ascii="Times New Roman" w:hAnsi="Times New Roman" w:cs="Times New Roman"/>
          <w:lang w:val="en-GB"/>
        </w:rPr>
        <w:t xml:space="preserve"> wall:</w:t>
      </w:r>
    </w:p>
    <w:p w14:paraId="66440A0F" w14:textId="3D5E8C36" w:rsidR="00AA1D5D" w:rsidRPr="001D4F32" w:rsidRDefault="00B00E13" w:rsidP="00AA1D5D">
      <w:pPr>
        <w:rPr>
          <w:rFonts w:ascii="Times New Roman" w:hAnsi="Times New Roman" w:cs="Times New Roman"/>
          <w:lang w:val="en-GB"/>
        </w:rPr>
      </w:pPr>
      <w:r>
        <w:rPr>
          <w:rFonts w:ascii="Times New Roman" w:hAnsi="Times New Roman" w:cs="Times New Roman"/>
          <w:i/>
          <w:iCs/>
          <w:lang w:val="en-GB"/>
        </w:rPr>
        <w:sym w:font="Symbol" w:char="F073"/>
      </w:r>
      <w:r>
        <w:rPr>
          <w:rFonts w:ascii="Times New Roman" w:hAnsi="Times New Roman" w:cs="Times New Roman"/>
          <w:vertAlign w:val="subscript"/>
          <w:lang w:val="en-GB"/>
        </w:rPr>
        <w:t>mec</w:t>
      </w:r>
      <w:r>
        <w:rPr>
          <w:rFonts w:ascii="Times New Roman" w:hAnsi="Times New Roman" w:cs="Times New Roman"/>
          <w:lang w:val="en-GB"/>
        </w:rPr>
        <w:t xml:space="preserve"> </w:t>
        <w:sym w:font="Symbol" w:char="F0B5"/>
        <w:t xml:space="preserve"> </w:t>
      </w:r>
      <w:r>
        <w:rPr>
          <w:rFonts w:ascii="Times New Roman" w:hAnsi="Times New Roman" w:cs="Times New Roman"/>
          <w:i/>
          <w:iCs/>
          <w:lang w:val="en-GB"/>
        </w:rPr>
        <w:t>D</w:t>
      </w:r>
      <w:r>
        <w:rPr>
          <w:rFonts w:ascii="Times New Roman" w:hAnsi="Times New Roman" w:cs="Times New Roman"/>
          <w:vertAlign w:val="superscript"/>
          <w:lang w:val="en-GB"/>
        </w:rPr>
        <w:t>2</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2</w:t>
      </w:r>
      <w:r>
        <w:rPr>
          <w:rFonts w:ascii="Times New Roman" w:hAnsi="Times New Roman" w:cs="Times New Roman"/>
          <w:lang w:val="en-GB"/>
        </w:rPr>
        <w:t xml:space="preserve"> = (</w:t>
      </w:r>
      <w:r>
        <w:rPr>
          <w:rFonts w:ascii="Times New Roman" w:hAnsi="Times New Roman" w:cs="Times New Roman"/>
          <w:i/>
          <w:iCs/>
          <w:lang w:val="en-GB"/>
        </w:rPr>
        <w:t>D</w:t>
        <w:sym w:font="Symbol" w:char="F057"/>
      </w:r>
      <w:r>
        <w:rPr>
          <w:rFonts w:ascii="Times New Roman" w:hAnsi="Times New Roman" w:cs="Times New Roman"/>
          <w:lang w:val="en-GB"/>
        </w:rPr>
        <w:t>)</w:t>
      </w:r>
      <w:r>
        <w:rPr>
          <w:rFonts w:ascii="Times New Roman" w:hAnsi="Times New Roman" w:cs="Times New Roman"/>
          <w:vertAlign w:val="superscript"/>
          <w:lang w:val="en-GB"/>
        </w:rPr>
        <w:t>2</w:t>
      </w:r>
    </w:p>
    <w:p w14:paraId="5B42D1A7" w14:textId="6DF5868C" w:rsidR="00AA1D5D" w:rsidRPr="001D4F32" w:rsidRDefault="00AA1D5D" w:rsidP="00AA1D5D">
      <w:pPr>
        <w:rPr>
          <w:rFonts w:ascii="Times New Roman" w:hAnsi="Times New Roman" w:cs="Times New Roman"/>
          <w:lang w:val="en-GB"/>
        </w:rPr>
      </w:pPr>
      <w:r>
        <w:rPr>
          <w:rFonts w:ascii="Times New Roman" w:hAnsi="Times New Roman" w:cs="Times New Roman"/>
          <w:lang w:val="en-GB"/>
        </w:rPr>
        <w:t xml:space="preserve">Since </w:t>
      </w:r>
      <w:r>
        <w:rPr>
          <w:rFonts w:ascii="Times New Roman" w:hAnsi="Times New Roman" w:cs="Times New Roman"/>
          <w:i/>
          <w:iCs/>
          <w:lang w:val="en-GB"/>
        </w:rPr>
        <w:t>D</w:t>
        <w:sym w:font="Symbol" w:char="F057"/>
      </w:r>
      <w:r>
        <w:rPr>
          <w:rFonts w:ascii="Times New Roman" w:hAnsi="Times New Roman" w:cs="Times New Roman"/>
          <w:lang w:val="en-GB"/>
        </w:rPr>
        <w:t xml:space="preserve"> is proportional to the peripheral tip speed (</w:t>
      </w:r>
      <w:r>
        <w:rPr>
          <w:rFonts w:ascii="Times New Roman" w:hAnsi="Times New Roman" w:cs="Times New Roman"/>
          <w:i/>
          <w:iCs/>
          <w:lang w:val="en-GB"/>
        </w:rPr>
        <w:t>v</w:t>
      </w:r>
      <w:r>
        <w:rPr>
          <w:rFonts w:ascii="Times New Roman" w:hAnsi="Times New Roman" w:cs="Times New Roman"/>
          <w:vertAlign w:val="subscript"/>
          <w:lang w:val="en-GB"/>
        </w:rPr>
        <w:t>tip</w:t>
      </w:r>
      <w:r>
        <w:rPr>
          <w:rFonts w:ascii="Times New Roman" w:hAnsi="Times New Roman" w:cs="Times New Roman"/>
          <w:lang w:val="en-GB"/>
        </w:rPr>
        <w:t xml:space="preserve">), the mechanical stress is purely a function of the tip speed. This means that for a given material (e.g., high-strength steel or carbon fiber), there is a maximum </w:t>
      </w:r>
      <w:r>
        <w:rPr>
          <w:rFonts w:ascii="Times New Roman" w:hAnsi="Times New Roman" w:cs="Times New Roman"/>
          <w:i/>
          <w:iCs/>
          <w:lang w:val="en-GB"/>
        </w:rPr>
        <w:t>v</w:t>
      </w:r>
      <w:r>
        <w:rPr>
          <w:rFonts w:ascii="Times New Roman" w:hAnsi="Times New Roman" w:cs="Times New Roman"/>
          <w:vertAlign w:val="subscript"/>
          <w:lang w:val="en-GB"/>
        </w:rPr>
        <w:t>tip</w:t>
      </w:r>
      <w:r>
        <w:rPr>
          <w:rFonts w:ascii="Times New Roman" w:hAnsi="Times New Roman" w:cs="Times New Roman"/>
          <w:lang w:val="en-GB"/>
        </w:rPr>
        <w:t xml:space="preserve"> that cannot be exceeded.</w:t>
      </w:r>
    </w:p>
    <w:p w14:paraId="2D71E0EA" w14:textId="183C1DFB" w:rsidR="00AA1D5D" w:rsidRPr="001D4F32" w:rsidRDefault="00AA1D5D" w:rsidP="00AA1D5D">
      <w:pPr>
        <w:rPr>
          <w:rFonts w:ascii="Times New Roman" w:hAnsi="Times New Roman" w:cs="Times New Roman"/>
          <w:lang w:val="en-GB"/>
        </w:rPr>
      </w:pPr>
      <w:r>
        <w:rPr>
          <w:rFonts w:ascii="Times New Roman" w:hAnsi="Times New Roman" w:cs="Times New Roman"/>
          <w:lang w:val="en-GB"/>
        </w:rPr>
        <w:t>If we are at the mechanical limit of the material, any further increase in rotational speed must be accompanied by a proportional decrease in diameter (</w:t>
      </w:r>
      <w:r>
        <w:rPr>
          <w:rFonts w:ascii="Times New Roman" w:hAnsi="Times New Roman" w:cs="Times New Roman"/>
          <w:i/>
          <w:iCs/>
          <w:lang w:val="en-GB"/>
        </w:rPr>
        <w:t>D</w:t>
      </w:r>
      <w:r>
        <w:rPr>
          <w:rFonts w:ascii="Times New Roman" w:hAnsi="Times New Roman" w:cs="Times New Roman"/>
          <w:lang w:val="en-GB"/>
        </w:rPr>
        <w:t xml:space="preserve">). Because torque scales with </w:t>
      </w:r>
      <w:r>
        <w:rPr>
          <w:rFonts w:ascii="Times New Roman" w:hAnsi="Times New Roman" w:cs="Times New Roman"/>
          <w:i/>
          <w:iCs/>
          <w:lang w:val="en-GB"/>
        </w:rPr>
        <w:t>D</w:t>
      </w:r>
      <w:r>
        <w:rPr>
          <w:rFonts w:ascii="Times New Roman" w:hAnsi="Times New Roman" w:cs="Times New Roman"/>
          <w:vertAlign w:val="superscript"/>
          <w:lang w:val="en-GB"/>
        </w:rPr>
        <w:t>3</w:t>
      </w:r>
      <w:r>
        <w:rPr>
          <w:rFonts w:ascii="Times New Roman" w:hAnsi="Times New Roman" w:cs="Times New Roman"/>
          <w:lang w:val="en-GB"/>
        </w:rPr>
        <w:t>, this forced reduction in diameter significantly penalizes the torque capability of the machine, eventually leading to a point where increasing speed no longer yields a smaller machine because the rotor must become impractically long to compensate for the tiny diameter.</w:t>
      </w:r>
    </w:p>
    <w:p w14:paraId="04CE4468" w14:textId="0F91EAEB" w:rsidR="00AA1D5D" w:rsidRPr="001D4F32" w:rsidRDefault="00AA1D5D" w:rsidP="00175683">
      <w:pPr>
        <w:pStyle w:val="Balk3"/>
        <w:rPr>
          <w:rFonts w:ascii="Times New Roman" w:hAnsi="Times New Roman" w:cs="Times New Roman"/>
          <w:lang w:val="en-GB"/>
        </w:rPr>
      </w:pPr>
      <w:r>
        <w:rPr>
          <w:rFonts w:ascii="Times New Roman" w:hAnsi="Times New Roman" w:cs="Times New Roman"/>
          <w:lang w:val="en-GB"/>
        </w:rPr>
        <w:t xml:space="preserve">1.5.3 Loss scaling: The efficiency penalty</w:t>
      </w:r>
    </w:p>
    <w:p w14:paraId="7823039F" w14:textId="77777777" w:rsidR="00AA1D5D" w:rsidRPr="001D4F32" w:rsidRDefault="00AA1D5D" w:rsidP="00AA1D5D">
      <w:pPr>
        <w:rPr>
          <w:rFonts w:ascii="Times New Roman" w:hAnsi="Times New Roman" w:cs="Times New Roman"/>
          <w:lang w:val="en-GB"/>
        </w:rPr>
      </w:pPr>
      <w:r>
        <w:rPr>
          <w:rFonts w:ascii="Times New Roman" w:hAnsi="Times New Roman" w:cs="Times New Roman"/>
          <w:lang w:val="en-GB"/>
        </w:rPr>
        <w:t xml:space="preserve">The transition to high speed changes the dominant loss mechanisms within the machine. Dimensional analysis shows that different losses scale at different rates:</w:t>
      </w:r>
    </w:p>
    <w:p w14:paraId="724EF3A7" w14:textId="4327A770" w:rsidR="00AA1D5D" w:rsidRPr="001D4F32" w:rsidRDefault="00AA1D5D" w:rsidP="00AA1D5D">
      <w:pPr>
        <w:numPr>
          <w:ilvl w:val="0"/>
          <w:numId w:val="25"/>
        </w:numPr>
        <w:rPr>
          <w:rFonts w:ascii="Times New Roman" w:hAnsi="Times New Roman" w:cs="Times New Roman"/>
          <w:lang w:val="en-GB"/>
        </w:rPr>
      </w:pPr>
      <w:r>
        <w:rPr>
          <w:rFonts w:ascii="Times New Roman" w:hAnsi="Times New Roman" w:cs="Times New Roman"/>
          <w:lang w:val="en-GB"/>
        </w:rPr>
        <w:t>Copper Losses (</w:t>
      </w:r>
      <w:r>
        <w:rPr>
          <w:rFonts w:ascii="Times New Roman" w:hAnsi="Times New Roman" w:cs="Times New Roman"/>
          <w:i/>
          <w:iCs/>
          <w:lang w:val="en-GB"/>
        </w:rPr>
        <w:t>P</w:t>
      </w:r>
      <w:r>
        <w:rPr>
          <w:rFonts w:ascii="Times New Roman" w:hAnsi="Times New Roman" w:cs="Times New Roman"/>
          <w:vertAlign w:val="subscript"/>
          <w:lang w:val="en-GB"/>
        </w:rPr>
        <w:t>Cu</w:t>
      </w:r>
      <w:r>
        <w:rPr>
          <w:rFonts w:ascii="Times New Roman" w:hAnsi="Times New Roman" w:cs="Times New Roman"/>
          <w:lang w:val="en-GB"/>
        </w:rPr>
        <w:t xml:space="preserve">): with proper conductor arrangements, these are relatively independent of speed, scaling primarily with the current density and winding volume.</w:t>
      </w:r>
    </w:p>
    <w:p w14:paraId="59E64879" w14:textId="77577B70" w:rsidR="00AA1D5D" w:rsidRPr="001D4F32" w:rsidRDefault="00AA1D5D" w:rsidP="00AA1D5D">
      <w:pPr>
        <w:numPr>
          <w:ilvl w:val="0"/>
          <w:numId w:val="25"/>
        </w:numPr>
        <w:rPr>
          <w:rFonts w:ascii="Times New Roman" w:hAnsi="Times New Roman" w:cs="Times New Roman"/>
          <w:lang w:val="en-GB"/>
        </w:rPr>
      </w:pPr>
      <w:r>
        <w:rPr>
          <w:rFonts w:ascii="Times New Roman" w:hAnsi="Times New Roman" w:cs="Times New Roman"/>
          <w:lang w:val="en-GB"/>
        </w:rPr>
        <w:t>Iron Losses (</w:t>
      </w:r>
      <w:r>
        <w:rPr>
          <w:rFonts w:ascii="Times New Roman" w:hAnsi="Times New Roman" w:cs="Times New Roman"/>
          <w:i/>
          <w:iCs/>
          <w:lang w:val="en-GB"/>
        </w:rPr>
        <w:t>P</w:t>
      </w:r>
      <w:r>
        <w:rPr>
          <w:rFonts w:ascii="Times New Roman" w:hAnsi="Times New Roman" w:cs="Times New Roman"/>
          <w:vertAlign w:val="subscript"/>
          <w:lang w:val="en-GB"/>
        </w:rPr>
        <w:t>Fe</w:t>
      </w:r>
      <w:r>
        <w:rPr>
          <w:rFonts w:ascii="Times New Roman" w:hAnsi="Times New Roman" w:cs="Times New Roman"/>
          <w:lang w:val="en-GB"/>
        </w:rPr>
        <w:t xml:space="preserve">): These scale with </w:t>
      </w:r>
      <w:r>
        <w:rPr>
          <w:rFonts w:ascii="Times New Roman" w:hAnsi="Times New Roman" w:cs="Times New Roman"/>
          <w:i/>
          <w:iCs/>
          <w:lang w:val="en-GB"/>
        </w:rPr>
        <w:t>f</w:t>
      </w:r>
      <w:r>
        <w:rPr>
          <w:rFonts w:ascii="Times New Roman" w:hAnsi="Times New Roman" w:cs="Times New Roman"/>
          <w:vertAlign w:val="superscript"/>
          <w:lang w:val="en-GB"/>
        </w:rPr>
        <w:t>1.5...2</w:t>
      </w:r>
      <w:r>
        <w:rPr>
          <w:rFonts w:ascii="Times New Roman" w:hAnsi="Times New Roman" w:cs="Times New Roman"/>
          <w:lang w:val="en-GB"/>
        </w:rPr>
        <w:t xml:space="preserve">. Since </w:t>
      </w:r>
      <w:r>
        <w:rPr>
          <w:rFonts w:ascii="Times New Roman" w:hAnsi="Times New Roman" w:cs="Times New Roman"/>
          <w:i/>
          <w:iCs/>
          <w:lang w:val="en-GB"/>
        </w:rPr>
        <w:t>f</w:t>
      </w:r>
      <w:r>
        <w:rPr>
          <w:rFonts w:ascii="Times New Roman" w:hAnsi="Times New Roman" w:cs="Times New Roman"/>
          <w:lang w:val="en-GB"/>
        </w:rPr>
        <w:t xml:space="preserve"> </w:t>
        <w:sym w:font="Symbol" w:char="F0B5"/>
      </w:r>
      <w:r>
        <w:rPr>
          <w:rFonts w:ascii="Times New Roman" w:hAnsi="Times New Roman" w:cs="Times New Roman"/>
          <w:i/>
          <w:iCs/>
          <w:lang w:val="en-GB"/>
        </w:rPr>
        <w:sym w:font="Symbol" w:char="F057"/>
      </w:r>
      <w:r>
        <w:rPr>
          <w:rFonts w:ascii="Times New Roman" w:hAnsi="Times New Roman" w:cs="Times New Roman"/>
          <w:lang w:val="en-GB"/>
        </w:rPr>
        <w:t>, iron losses grow quadratically with speed, becoming the dominant electromagnetic loss.</w:t>
      </w:r>
    </w:p>
    <w:p w14:paraId="72773F11" w14:textId="189054CE" w:rsidR="00AA1D5D" w:rsidRPr="001D4F32" w:rsidRDefault="00AA1D5D" w:rsidP="00AA1D5D">
      <w:pPr>
        <w:numPr>
          <w:ilvl w:val="0"/>
          <w:numId w:val="25"/>
        </w:numPr>
        <w:rPr>
          <w:rFonts w:ascii="Times New Roman" w:hAnsi="Times New Roman" w:cs="Times New Roman"/>
          <w:lang w:val="en-GB"/>
        </w:rPr>
      </w:pPr>
      <w:r>
        <w:rPr>
          <w:rFonts w:ascii="Times New Roman" w:hAnsi="Times New Roman" w:cs="Times New Roman"/>
          <w:lang w:val="en-GB"/>
        </w:rPr>
        <w:t>Windage Losses (</w:t>
      </w:r>
      <w:r>
        <w:rPr>
          <w:rFonts w:ascii="Times New Roman" w:hAnsi="Times New Roman" w:cs="Times New Roman"/>
          <w:i/>
          <w:iCs/>
          <w:lang w:val="en-GB"/>
        </w:rPr>
        <w:t>P</w:t>
      </w:r>
      <w:r>
        <w:rPr>
          <w:rFonts w:ascii="Times New Roman" w:hAnsi="Times New Roman" w:cs="Times New Roman"/>
          <w:vertAlign w:val="subscript"/>
          <w:lang w:val="en-GB"/>
        </w:rPr>
        <w:t>wnd</w:t>
      </w:r>
      <w:r>
        <w:rPr>
          <w:rFonts w:ascii="Times New Roman" w:hAnsi="Times New Roman" w:cs="Times New Roman"/>
          <w:lang w:val="en-GB"/>
        </w:rPr>
        <w:t xml:space="preserve">): As noted in section 1.3.3, these scale with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3</w:t>
      </w:r>
      <w:r>
        <w:rPr>
          <w:rFonts w:ascii="Times New Roman" w:hAnsi="Times New Roman" w:cs="Times New Roman"/>
          <w:lang w:val="en-GB"/>
        </w:rPr>
        <w:t xml:space="preserve"> and </w:t>
      </w:r>
      <w:r>
        <w:rPr>
          <w:rFonts w:ascii="Times New Roman" w:hAnsi="Times New Roman" w:cs="Times New Roman"/>
          <w:i/>
          <w:iCs/>
          <w:lang w:val="en-GB"/>
        </w:rPr>
        <w:t>D</w:t>
      </w:r>
      <w:r>
        <w:rPr>
          <w:rFonts w:ascii="Times New Roman" w:hAnsi="Times New Roman" w:cs="Times New Roman"/>
          <w:vertAlign w:val="superscript"/>
          <w:lang w:val="en-GB"/>
        </w:rPr>
        <w:t>4</w:t>
      </w:r>
      <w:r>
        <w:rPr>
          <w:rFonts w:ascii="Times New Roman" w:hAnsi="Times New Roman" w:cs="Times New Roman"/>
          <w:lang w:val="en-GB"/>
        </w:rPr>
        <w:t>.</w:t>
      </w:r>
    </w:p>
    <w:p w14:paraId="63BB6BB4" w14:textId="480A48FD" w:rsidR="00AA1D5D" w:rsidRPr="001D4F32" w:rsidRDefault="00AA1D5D" w:rsidP="00AA1D5D">
      <w:pPr>
        <w:rPr>
          <w:rFonts w:ascii="Times New Roman" w:hAnsi="Times New Roman" w:cs="Times New Roman"/>
          <w:lang w:val="en-GB"/>
        </w:rPr>
      </w:pPr>
      <w:r>
        <w:rPr>
          <w:rFonts w:ascii="Times New Roman" w:hAnsi="Times New Roman" w:cs="Times New Roman"/>
          <w:lang w:val="en-GB"/>
        </w:rPr>
        <w:t>This leads to the Efficiency Cross-over Point. At low to moderate speeds, efficiency increases with speed because power grows faster than the losses. However, at ultra-high speeds, the cubic growth of windage and quadratic growth of iron losses eventually overtake the linear growth of power, causing the efficiency curve to peak and then sharply decline.</w:t>
      </w:r>
    </w:p>
    <w:p w14:paraId="281FD466" w14:textId="20405909" w:rsidR="00AA1D5D" w:rsidRPr="001D4F32" w:rsidRDefault="00AA1D5D" w:rsidP="00175683">
      <w:pPr>
        <w:pStyle w:val="Balk3"/>
        <w:rPr>
          <w:rFonts w:ascii="Times New Roman" w:hAnsi="Times New Roman" w:cs="Times New Roman"/>
          <w:lang w:val="en-GB"/>
        </w:rPr>
      </w:pPr>
      <w:r>
        <w:rPr>
          <w:rFonts w:ascii="Times New Roman" w:hAnsi="Times New Roman" w:cs="Times New Roman"/>
          <w:lang w:val="en-GB"/>
        </w:rPr>
        <w:t xml:space="preserve">1.5.4 Thermal scaling: The square-cube conflict</w:t>
      </w:r>
    </w:p>
    <w:p w14:paraId="68241821" w14:textId="77777777" w:rsidR="00AA1D5D" w:rsidRPr="001D4F32" w:rsidRDefault="00AA1D5D" w:rsidP="00AA1D5D">
      <w:pPr>
        <w:rPr>
          <w:rFonts w:ascii="Times New Roman" w:hAnsi="Times New Roman" w:cs="Times New Roman"/>
          <w:lang w:val="en-GB"/>
        </w:rPr>
      </w:pPr>
      <w:r>
        <w:rPr>
          <w:rFonts w:ascii="Times New Roman" w:hAnsi="Times New Roman" w:cs="Times New Roman"/>
          <w:lang w:val="en-GB"/>
        </w:rPr>
        <w:t>Perhaps the most challenging scaling law is the relationship between heat generation and heat dissipation.</w:t>
      </w:r>
    </w:p>
    <w:p w14:paraId="4BBEAA57" w14:textId="2ED157C6" w:rsidR="00AA1D5D" w:rsidRPr="001D4F32" w:rsidRDefault="00AA1D5D" w:rsidP="00AA1D5D">
      <w:pPr>
        <w:numPr>
          <w:ilvl w:val="0"/>
          <w:numId w:val="26"/>
        </w:numPr>
        <w:rPr>
          <w:rFonts w:ascii="Times New Roman" w:hAnsi="Times New Roman" w:cs="Times New Roman"/>
          <w:lang w:val="en-GB"/>
        </w:rPr>
      </w:pPr>
      <w:r>
        <w:rPr>
          <w:rFonts w:ascii="Times New Roman" w:hAnsi="Times New Roman" w:cs="Times New Roman"/>
          <w:lang w:val="en-GB"/>
        </w:rPr>
        <w:t>Heat Generation (</w:t>
      </w:r>
      <w:r>
        <w:rPr>
          <w:rFonts w:ascii="Times New Roman" w:hAnsi="Times New Roman" w:cs="Times New Roman"/>
          <w:i/>
          <w:iCs/>
          <w:lang w:val="en-GB"/>
        </w:rPr>
        <w:t>Q</w:t>
      </w:r>
      <w:r>
        <w:rPr>
          <w:rFonts w:ascii="Times New Roman" w:hAnsi="Times New Roman" w:cs="Times New Roman"/>
          <w:vertAlign w:val="subscript"/>
          <w:lang w:val="en-GB"/>
        </w:rPr>
        <w:t>gen</w:t>
      </w:r>
      <w:r>
        <w:rPr>
          <w:rFonts w:ascii="Times New Roman" w:hAnsi="Times New Roman" w:cs="Times New Roman"/>
          <w:lang w:val="en-GB"/>
        </w:rPr>
        <w:t xml:space="preserve">): In a high-speed machine, losses are concentrated in a small volume (V </w:t>
        <w:sym w:font="Symbol" w:char="F0B5"/>
        <w:t xml:space="preserve"> </w:t>
      </w:r>
      <w:r>
        <w:rPr>
          <w:rFonts w:ascii="Times New Roman" w:hAnsi="Times New Roman" w:cs="Times New Roman"/>
          <w:i/>
          <w:iCs/>
          <w:lang w:val="en-GB"/>
        </w:rPr>
        <w:t>D</w:t>
      </w:r>
      <w:r>
        <w:rPr>
          <w:rFonts w:ascii="Times New Roman" w:hAnsi="Times New Roman" w:cs="Times New Roman"/>
          <w:vertAlign w:val="superscript"/>
          <w:lang w:val="en-GB"/>
        </w:rPr>
        <w:t>3</w:t>
      </w:r>
      <w:r>
        <w:rPr>
          <w:rFonts w:ascii="Times New Roman" w:hAnsi="Times New Roman" w:cs="Times New Roman"/>
          <w:lang w:val="en-GB"/>
        </w:rPr>
        <w:t>).</w:t>
      </w:r>
    </w:p>
    <w:p w14:paraId="6C99AB36" w14:textId="5FFCF44D" w:rsidR="00AA1D5D" w:rsidRPr="001D4F32" w:rsidRDefault="00AA1D5D" w:rsidP="00AA1D5D">
      <w:pPr>
        <w:numPr>
          <w:ilvl w:val="0"/>
          <w:numId w:val="26"/>
        </w:numPr>
        <w:rPr>
          <w:rFonts w:ascii="Times New Roman" w:hAnsi="Times New Roman" w:cs="Times New Roman"/>
          <w:lang w:val="en-GB"/>
        </w:rPr>
      </w:pPr>
      <w:r>
        <w:rPr>
          <w:rFonts w:ascii="Times New Roman" w:hAnsi="Times New Roman" w:cs="Times New Roman"/>
          <w:lang w:val="en-GB"/>
        </w:rPr>
        <w:t>Heat Dissipation (</w:t>
      </w:r>
      <w:r>
        <w:rPr>
          <w:rFonts w:ascii="Times New Roman" w:hAnsi="Times New Roman" w:cs="Times New Roman"/>
          <w:i/>
          <w:iCs/>
          <w:lang w:val="en-GB"/>
        </w:rPr>
        <w:t>Q</w:t>
      </w:r>
      <w:r>
        <w:rPr>
          <w:rFonts w:ascii="Times New Roman" w:hAnsi="Times New Roman" w:cs="Times New Roman"/>
          <w:vertAlign w:val="subscript"/>
          <w:lang w:val="en-GB"/>
        </w:rPr>
        <w:t>dis</w:t>
      </w:r>
      <w:r>
        <w:rPr>
          <w:rFonts w:ascii="Times New Roman" w:hAnsi="Times New Roman" w:cs="Times New Roman"/>
          <w:lang w:val="en-GB"/>
        </w:rPr>
        <w:t xml:space="preserve">): The ability to remove heat depends on the cooling surface area (S </w:t>
        <w:sym w:font="Symbol" w:char="F0B5"/>
        <w:t xml:space="preserve"> </w:t>
      </w:r>
      <w:r>
        <w:rPr>
          <w:rFonts w:ascii="Times New Roman" w:hAnsi="Times New Roman" w:cs="Times New Roman"/>
          <w:i/>
          <w:iCs/>
          <w:lang w:val="en-GB"/>
        </w:rPr>
        <w:t>D</w:t>
      </w:r>
      <w:r>
        <w:rPr>
          <w:rFonts w:ascii="Times New Roman" w:hAnsi="Times New Roman" w:cs="Times New Roman"/>
          <w:vertAlign w:val="superscript"/>
          <w:lang w:val="en-GB"/>
        </w:rPr>
        <w:t>2</w:t>
      </w:r>
      <w:r>
        <w:rPr>
          <w:rFonts w:ascii="Times New Roman" w:hAnsi="Times New Roman" w:cs="Times New Roman"/>
          <w:lang w:val="en-GB"/>
        </w:rPr>
        <w:t>).</w:t>
      </w:r>
    </w:p>
    <w:p w14:paraId="5EA64871" w14:textId="1167027C" w:rsidR="001E1724" w:rsidRDefault="00AA1D5D" w:rsidP="00AA1D5D">
      <w:pPr>
        <w:rPr>
          <w:rFonts w:ascii="Times New Roman" w:hAnsi="Times New Roman" w:cs="Times New Roman"/>
          <w:lang w:val="en-GB"/>
        </w:rPr>
      </w:pPr>
      <w:r>
        <w:rPr>
          <w:rFonts w:ascii="Times New Roman" w:hAnsi="Times New Roman" w:cs="Times New Roman"/>
          <w:lang w:val="en-GB"/>
        </w:rPr>
        <w:t>As we scale a machine down to reach higher speeds, the ratio of Loss/Surface Area increases linearly with 1/</w:t>
      </w:r>
      <w:r>
        <w:rPr>
          <w:rFonts w:ascii="Times New Roman" w:hAnsi="Times New Roman" w:cs="Times New Roman"/>
          <w:i/>
          <w:iCs/>
          <w:lang w:val="en-GB"/>
        </w:rPr>
        <w:t>D</w:t>
      </w:r>
      <w:r>
        <w:rPr>
          <w:rFonts w:ascii="Times New Roman" w:hAnsi="Times New Roman" w:cs="Times New Roman"/>
          <w:lang w:val="en-GB"/>
        </w:rPr>
        <w:t xml:space="preserve">. This means that a smaller, faster machine will always be harder to cool than a larger, slower one of the same power. This scaling law is what necessitates the move from simple air cooling to </w:t>
        <w:lastRenderedPageBreak/>
        <w:t xml:space="preserve">advanced liquid-jacket cooling or direct cooling in high-specific-power HS machines. Table 1.3 summarizes the scaling trends.</w:t>
      </w:r>
    </w:p>
    <w:p>
      <w:pPr>
        <w:rPr>
          <w:ins w:id="10231" w:author="Claude" w:date="2026-09-02T12:00:00Z"/>
          <w:rFonts w:ascii="Times New Roman" w:hAnsi="Times New Roman" w:cs="Times New Roman"/>
          <w:lang w:val="en-GB"/>
        </w:rPr>
      </w:pPr>
      <w:ins w:id="10232" w:author="Claude" w:date="2026-09-02T12:00:00Z">
        <w:r>
          <w:rPr>
            <w:rFonts w:ascii="Times New Roman" w:hAnsi="Times New Roman" w:cs="Times New Roman"/>
            <w:lang w:val="en-GB"/>
          </w:rPr>
          <w:t xml:space="preserve">One qualification is worth adding here. The square–cube argument assumes that the machine is scaled isotropically, with every dimension changing in proportion. High-speed machines are not scaled that way. The tip-speed limit caps the diameter, so the rotor shrinks radially while growing axially in order to recover the rating, and along that path the rotor lateral surface area, which is proportional to </w:t>
        </w:r>
      </w:ins>
      <w:ins w:id="10233" w:author="Claude" w:date="2026-09-02T12:00:00Z">
        <w:r>
          <w:rPr>
            <w:rFonts w:ascii="Times New Roman" w:hAnsi="Times New Roman" w:cs="Times New Roman"/>
            <w:i/>
            <w:iCs/>
            <w:lang w:val="en-GB"/>
          </w:rPr>
          <w:t xml:space="preserve">D</w:t>
        </w:r>
      </w:ins>
      <w:ins w:id="10234" w:author="Claude" w:date="2026-09-02T12:00:00Z">
        <w:r>
          <w:rPr>
            <w:rFonts w:ascii="Times New Roman" w:hAnsi="Times New Roman" w:cs="Times New Roman"/>
            <w:vertAlign w:val="subscript"/>
            <w:lang w:val="en-GB"/>
          </w:rPr>
          <w:t xml:space="preserve">r</w:t>
        </w:r>
      </w:ins>
      <w:ins w:id="10235" w:author="Claude" w:date="2026-09-02T12:00:00Z">
        <w:r>
          <w:rPr>
            <w:rFonts w:ascii="Times New Roman" w:hAnsi="Times New Roman" w:cs="Times New Roman"/>
            <w:i/>
            <w:iCs/>
            <w:lang w:val="en-GB"/>
          </w:rPr>
          <w:t xml:space="preserve">l</w:t>
        </w:r>
      </w:ins>
      <w:ins w:id="10236" w:author="Claude" w:date="2026-09-02T12:00:00Z">
        <w:r>
          <w:rPr>
            <w:rFonts w:ascii="Times New Roman" w:hAnsi="Times New Roman" w:cs="Times New Roman"/>
            <w:lang w:val="en-GB"/>
          </w:rPr>
          <w:t xml:space="preserve">, is very nearly preserved. What does degrade is the loss density inside the stator, and the length of the conduction path out of the rotor, which is thermally isolated by an air gap whose conductance is poor and largely independent of the cooling effort spent on the stator.</w:t>
        </w:r>
      </w:ins>
    </w:p>
    <w:p w14:paraId="3EA5258B" w14:textId="77777777" w:rsidR="001D4F32" w:rsidRDefault="001D4F32" w:rsidP="00AA1D5D">
      <w:pPr>
        <w:rPr>
          <w:rFonts w:ascii="Times New Roman" w:hAnsi="Times New Roman" w:cs="Times New Roman"/>
          <w:lang w:val="en-GB"/>
        </w:rPr>
      </w:pPr>
    </w:p>
    <w:p w14:paraId="0E0212EF" w14:textId="77777777" w:rsidR="001D4F32" w:rsidRPr="001D4F32" w:rsidRDefault="001D4F32" w:rsidP="00AA1D5D">
      <w:pPr>
        <w:rPr>
          <w:rFonts w:ascii="Times New Roman" w:hAnsi="Times New Roman" w:cs="Times New Roman"/>
          <w:lang w:val="en-GB"/>
        </w:rPr>
      </w:pPr>
    </w:p>
    <w:p w14:paraId="5ED87709" w14:textId="67AC6E5F" w:rsidR="00AA1D5D" w:rsidRPr="001D4F32" w:rsidRDefault="001E1724" w:rsidP="00AA1D5D">
      <w:pPr>
        <w:rPr>
          <w:rFonts w:ascii="Times New Roman" w:hAnsi="Times New Roman" w:cs="Times New Roman"/>
          <w:lang w:val="en-GB"/>
        </w:rPr>
      </w:pPr>
      <w:r>
        <w:rPr>
          <w:rFonts w:ascii="Times New Roman" w:hAnsi="Times New Roman" w:cs="Times New Roman"/>
          <w:lang w:val="en-GB"/>
        </w:rPr>
        <w:t xml:space="preserve">Table 1.3 Summary of scaling trends</w:t>
      </w:r>
    </w:p>
    <w:tbl>
      <w:tblPr>
        <w:tblStyle w:val="TabloKlavuzu"/>
        <w:tblW w:w="0" w:type="auto"/>
        <w:tblLook w:val="04A0" w:firstRow="1" w:lastRow="0" w:firstColumn="1" w:lastColumn="0" w:noHBand="0" w:noVBand="1"/>
      </w:tblPr>
      <w:tblGrid>
        <w:gridCol w:w="3005"/>
        <w:gridCol w:w="2519"/>
        <w:gridCol w:w="3492"/>
      </w:tblGrid>
      <w:tr w:rsidR="001E1724" w:rsidRPr="001D4F32" w14:paraId="3F2CC1B6" w14:textId="77777777" w:rsidTr="00AD0622">
        <w:tc>
          <w:tcPr>
            <w:tcW w:w="3005" w:type="dxa"/>
          </w:tcPr>
          <w:p w14:paraId="6FFE1B4A" w14:textId="7922B7AA" w:rsidR="001E1724" w:rsidRPr="00AD0622" w:rsidRDefault="001E1724" w:rsidP="00AA1D5D">
            <w:pPr>
              <w:rPr>
                <w:rFonts w:ascii="Times New Roman" w:hAnsi="Times New Roman" w:cs="Times New Roman"/>
                <w:b/>
                <w:lang w:val="en-GB"/>
              </w:rPr>
            </w:pPr>
            <w:r>
              <w:rPr>
                <w:rFonts w:ascii="Times New Roman" w:hAnsi="Times New Roman" w:cs="Times New Roman"/>
                <w:b/>
                <w:lang w:val="en-GB"/>
              </w:rPr>
              <w:t>Parameter</w:t>
            </w:r>
          </w:p>
        </w:tc>
        <w:tc>
          <w:tcPr>
            <w:tcW w:w="2519" w:type="dxa"/>
          </w:tcPr>
          <w:p w14:paraId="0269EBC9" w14:textId="17F49134" w:rsidR="001E1724" w:rsidRPr="00AD0622" w:rsidRDefault="001E1724" w:rsidP="00AA1D5D">
            <w:pPr>
              <w:rPr>
                <w:rFonts w:ascii="Times New Roman" w:hAnsi="Times New Roman" w:cs="Times New Roman"/>
                <w:b/>
                <w:lang w:val="en-GB"/>
              </w:rPr>
            </w:pPr>
            <w:r>
              <w:rPr>
                <w:rFonts w:ascii="Times New Roman" w:hAnsi="Times New Roman" w:cs="Times New Roman"/>
                <w:b/>
                <w:lang w:val="en-GB"/>
              </w:rPr>
              <w:t>Scaling Formula</w:t>
            </w:r>
          </w:p>
        </w:tc>
        <w:tc>
          <w:tcPr>
            <w:tcW w:w="3492" w:type="dxa"/>
          </w:tcPr>
          <w:p w14:paraId="348721E9" w14:textId="512903E3" w:rsidR="001E1724" w:rsidRPr="00AD0622" w:rsidRDefault="001E1724" w:rsidP="00AA1D5D">
            <w:pPr>
              <w:rPr>
                <w:rFonts w:ascii="Times New Roman" w:hAnsi="Times New Roman" w:cs="Times New Roman"/>
                <w:b/>
                <w:lang w:val="en-GB"/>
              </w:rPr>
            </w:pPr>
            <w:r>
              <w:rPr>
                <w:rFonts w:ascii="Times New Roman" w:hAnsi="Times New Roman" w:cs="Times New Roman"/>
                <w:b/>
                <w:lang w:val="en-GB"/>
              </w:rPr>
              <w:t>Impact of Doubling Speed (</w:t>
              <w:sym w:font="Symbol" w:char="F057"/>
              <w:t>)</w:t>
            </w:r>
          </w:p>
        </w:tc>
      </w:tr>
      <w:tr w:rsidR="001E1BE5" w:rsidRPr="00586AC6" w14:paraId="4B9DDD4A" w14:textId="77777777" w:rsidTr="00AD0622">
        <w:tc>
          <w:tcPr>
            <w:tcW w:w="3005" w:type="dxa"/>
            <w:vAlign w:val="center"/>
          </w:tcPr>
          <w:p w14:paraId="33103A56" w14:textId="6573A77D" w:rsidR="001E1BE5" w:rsidRPr="00AD0622" w:rsidRDefault="001E1BE5" w:rsidP="001E1BE5">
            <w:pPr>
              <w:rPr>
                <w:rFonts w:ascii="Times New Roman" w:hAnsi="Times New Roman" w:cs="Times New Roman"/>
                <w:b/>
                <w:lang w:val="en-GB"/>
              </w:rPr>
            </w:pPr>
            <w:r>
              <w:rPr>
                <w:rFonts w:ascii="Times New Roman" w:hAnsi="Times New Roman" w:cs="Times New Roman"/>
                <w:b/>
                <w:lang w:val="en-GB"/>
              </w:rPr>
              <w:t xml:space="preserve">Power </w:t>
            </w:r>
            <w:r>
              <w:rPr>
                <w:rFonts w:ascii="Times New Roman" w:hAnsi="Times New Roman" w:cs="Times New Roman"/>
                <w:b/>
                <w:i/>
                <w:lang w:val="en-GB"/>
              </w:rPr>
              <w:t>P</w:t>
            </w:r>
          </w:p>
        </w:tc>
        <w:tc>
          <w:tcPr>
            <w:tcW w:w="2519" w:type="dxa"/>
            <w:vAlign w:val="center"/>
          </w:tcPr>
          <w:p w14:paraId="109AB935" w14:textId="23BC9272" w:rsidR="001E1BE5" w:rsidRPr="001D4F32" w:rsidRDefault="001E1BE5" w:rsidP="001E1BE5">
            <w:pPr>
              <w:rPr>
                <w:rFonts w:ascii="Times New Roman" w:hAnsi="Times New Roman" w:cs="Times New Roman"/>
                <w:lang w:val="en-GB"/>
              </w:rPr>
            </w:pPr>
            <w:r>
              <w:rPr>
                <w:rFonts w:ascii="Times New Roman" w:hAnsi="Times New Roman" w:cs="Times New Roman"/>
                <w:i/>
                <w:iCs/>
                <w:lang w:val="en-GB"/>
              </w:rPr>
              <w:t>D</w:t>
            </w:r>
            <w:r>
              <w:rPr>
                <w:rFonts w:ascii="Times New Roman" w:hAnsi="Times New Roman" w:cs="Times New Roman"/>
                <w:vertAlign w:val="superscript"/>
                <w:lang w:val="en-GB"/>
              </w:rPr>
              <w:t>3</w:t>
            </w:r>
            <w:r>
              <w:rPr>
                <w:rFonts w:ascii="Times New Roman" w:hAnsi="Times New Roman" w:cs="Times New Roman"/>
                <w:i/>
                <w:iCs/>
                <w:lang w:val="en-GB"/>
              </w:rPr>
              <w:sym w:font="Symbol" w:char="F057"/>
            </w:r>
          </w:p>
        </w:tc>
        <w:tc>
          <w:tcPr>
            <w:tcW w:w="3492" w:type="dxa"/>
            <w:vAlign w:val="center"/>
          </w:tcPr>
          <w:p w14:paraId="1ABFD011" w14:textId="1C57CD63" w:rsidR="001E1BE5" w:rsidRPr="001D4F32" w:rsidRDefault="001E1BE5" w:rsidP="001E1BE5">
            <w:pPr>
              <w:rPr>
                <w:rFonts w:ascii="Times New Roman" w:hAnsi="Times New Roman" w:cs="Times New Roman"/>
                <w:lang w:val="en-GB"/>
              </w:rPr>
            </w:pPr>
            <w:r>
              <w:rPr>
                <w:rFonts w:ascii="Times New Roman" w:hAnsi="Times New Roman" w:cs="Times New Roman"/>
                <w:lang w:val="en-GB"/>
              </w:rPr>
              <w:t xml:space="preserve">Constant (if </w:t>
            </w:r>
            <w:r>
              <w:rPr>
                <w:rFonts w:ascii="Times New Roman" w:hAnsi="Times New Roman" w:cs="Times New Roman"/>
                <w:i/>
                <w:iCs/>
                <w:lang w:val="en-GB"/>
              </w:rPr>
              <w:t>D</w:t>
            </w:r>
            <w:r>
              <w:rPr>
                <w:rFonts w:ascii="Times New Roman" w:hAnsi="Times New Roman" w:cs="Times New Roman"/>
                <w:lang w:val="en-GB"/>
              </w:rPr>
              <w:t xml:space="preserve"> is reduced)</w:t>
            </w:r>
          </w:p>
        </w:tc>
      </w:tr>
      <w:tr w:rsidR="001E1BE5" w:rsidRPr="00586AC6" w14:paraId="01703B34" w14:textId="77777777" w:rsidTr="00AD0622">
        <w:tc>
          <w:tcPr>
            <w:tcW w:w="3005" w:type="dxa"/>
            <w:vAlign w:val="center"/>
          </w:tcPr>
          <w:p w14:paraId="023F33CE" w14:textId="49F0B2F1" w:rsidR="001E1BE5" w:rsidRPr="00AD0622" w:rsidRDefault="001E1BE5" w:rsidP="001E1BE5">
            <w:pPr>
              <w:rPr>
                <w:rFonts w:ascii="Times New Roman" w:hAnsi="Times New Roman" w:cs="Times New Roman"/>
                <w:b/>
                <w:lang w:val="en-GB"/>
              </w:rPr>
            </w:pPr>
            <w:r>
              <w:rPr>
                <w:rFonts w:ascii="Times New Roman" w:hAnsi="Times New Roman" w:cs="Times New Roman"/>
                <w:b/>
                <w:lang w:val="en-GB"/>
              </w:rPr>
              <w:t>Centrifugal Stress (</w:t>
            </w:r>
            <w:r>
              <w:rPr>
                <w:rFonts w:ascii="Times New Roman" w:hAnsi="Times New Roman" w:cs="Times New Roman"/>
                <w:b/>
                <w:i/>
                <w:lang w:val="en-GB"/>
              </w:rPr>
              <w:sym w:font="Symbol" w:char="F073"/>
            </w:r>
            <w:r>
              <w:rPr>
                <w:rFonts w:ascii="Times New Roman" w:hAnsi="Times New Roman" w:cs="Times New Roman"/>
                <w:b/>
                <w:vertAlign w:val="subscript"/>
                <w:lang w:val="en-GB"/>
              </w:rPr>
              <w:t>mec</w:t>
            </w:r>
            <w:r>
              <w:rPr>
                <w:rFonts w:ascii="Times New Roman" w:hAnsi="Times New Roman" w:cs="Times New Roman"/>
                <w:b/>
                <w:lang w:val="en-GB"/>
              </w:rPr>
              <w:t>)</w:t>
            </w:r>
          </w:p>
        </w:tc>
        <w:tc>
          <w:tcPr>
            <w:tcW w:w="2519" w:type="dxa"/>
            <w:vAlign w:val="center"/>
          </w:tcPr>
          <w:p w14:paraId="4DB32A18" w14:textId="5270AE0A" w:rsidR="001E1BE5" w:rsidRPr="001D4F32" w:rsidRDefault="001E1BE5" w:rsidP="001E1BE5">
            <w:pPr>
              <w:rPr>
                <w:rFonts w:ascii="Times New Roman" w:hAnsi="Times New Roman" w:cs="Times New Roman"/>
                <w:lang w:val="en-GB"/>
              </w:rPr>
            </w:pPr>
            <w:r>
              <w:rPr>
                <w:rFonts w:ascii="Times New Roman" w:hAnsi="Times New Roman" w:cs="Times New Roman"/>
                <w:i/>
                <w:iCs/>
                <w:lang w:val="en-GB"/>
              </w:rPr>
              <w:t>D</w:t>
            </w:r>
            <w:r>
              <w:rPr>
                <w:rFonts w:ascii="Times New Roman" w:hAnsi="Times New Roman" w:cs="Times New Roman"/>
                <w:vertAlign w:val="superscript"/>
                <w:lang w:val="en-GB"/>
              </w:rPr>
              <w:t>2</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2</w:t>
            </w:r>
          </w:p>
        </w:tc>
        <w:tc>
          <w:tcPr>
            <w:tcW w:w="3492" w:type="dxa"/>
            <w:vAlign w:val="center"/>
          </w:tcPr>
          <w:p w14:paraId="6D62C6C4" w14:textId="27D7506F" w:rsidR="001E1BE5" w:rsidRPr="001D4F32" w:rsidRDefault="001E1BE5" w:rsidP="001E1BE5">
            <w:pPr>
              <w:rPr>
                <w:rFonts w:ascii="Times New Roman" w:hAnsi="Times New Roman" w:cs="Times New Roman"/>
                <w:lang w:val="en-GB"/>
              </w:rPr>
            </w:pPr>
            <w:r>
              <w:rPr>
                <w:rFonts w:ascii="Times New Roman" w:hAnsi="Times New Roman" w:cs="Times New Roman"/>
                <w:lang w:val="en-GB"/>
              </w:rPr>
              <w:t xml:space="preserve">Constant (if </w:t>
            </w:r>
            <w:r>
              <w:rPr>
                <w:rFonts w:ascii="Times New Roman" w:hAnsi="Times New Roman" w:cs="Times New Roman"/>
                <w:i/>
                <w:iCs/>
                <w:lang w:val="en-GB"/>
              </w:rPr>
              <w:t>v</w:t>
            </w:r>
            <w:r>
              <w:rPr>
                <w:rFonts w:ascii="Times New Roman" w:hAnsi="Times New Roman" w:cs="Times New Roman"/>
                <w:vertAlign w:val="subscript"/>
                <w:lang w:val="en-GB"/>
              </w:rPr>
              <w:t>tip</w:t>
            </w:r>
            <w:r>
              <w:rPr>
                <w:rFonts w:ascii="Times New Roman" w:hAnsi="Times New Roman" w:cs="Times New Roman"/>
                <w:lang w:val="en-GB"/>
              </w:rPr>
              <w:t xml:space="preserve"> is fixed)</w:t>
            </w:r>
          </w:p>
        </w:tc>
      </w:tr>
      <w:tr w:rsidR="001E1BE5" w:rsidRPr="001D4F32" w14:paraId="5433B64D" w14:textId="77777777" w:rsidTr="00AD0622">
        <w:tc>
          <w:tcPr>
            <w:tcW w:w="3005" w:type="dxa"/>
            <w:vAlign w:val="center"/>
          </w:tcPr>
          <w:p w14:paraId="499BDFE1" w14:textId="5F74CB4E" w:rsidR="001E1BE5" w:rsidRPr="00AD0622" w:rsidRDefault="001E1BE5" w:rsidP="001E1BE5">
            <w:pPr>
              <w:rPr>
                <w:rFonts w:ascii="Times New Roman" w:hAnsi="Times New Roman" w:cs="Times New Roman"/>
                <w:b/>
                <w:lang w:val="en-GB"/>
              </w:rPr>
            </w:pPr>
            <w:r>
              <w:rPr>
                <w:rFonts w:ascii="Times New Roman" w:hAnsi="Times New Roman" w:cs="Times New Roman"/>
                <w:b/>
                <w:lang w:val="en-GB"/>
              </w:rPr>
              <w:t>Iron Loss (</w:t>
            </w:r>
            <w:r>
              <w:rPr>
                <w:rFonts w:ascii="Times New Roman" w:hAnsi="Times New Roman" w:cs="Times New Roman"/>
                <w:b/>
                <w:i/>
                <w:lang w:val="en-GB"/>
              </w:rPr>
              <w:t>P</w:t>
            </w:r>
            <w:r>
              <w:rPr>
                <w:rFonts w:ascii="Times New Roman" w:hAnsi="Times New Roman" w:cs="Times New Roman"/>
                <w:b/>
                <w:vertAlign w:val="subscript"/>
                <w:lang w:val="en-GB"/>
              </w:rPr>
              <w:t>Fe</w:t>
            </w:r>
            <w:r>
              <w:rPr>
                <w:rFonts w:ascii="Times New Roman" w:hAnsi="Times New Roman" w:cs="Times New Roman"/>
                <w:b/>
                <w:lang w:val="en-GB"/>
              </w:rPr>
              <w:t>)</w:t>
            </w:r>
          </w:p>
        </w:tc>
        <w:tc>
          <w:tcPr>
            <w:tcW w:w="2519" w:type="dxa"/>
            <w:vAlign w:val="center"/>
          </w:tcPr>
          <w:p w14:paraId="7BE89819" w14:textId="4FAB98E6" w:rsidR="001E1BE5" w:rsidRPr="001D4F32" w:rsidRDefault="001E1BE5" w:rsidP="001E1BE5">
            <w:pPr>
              <w:rPr>
                <w:rFonts w:ascii="Times New Roman" w:hAnsi="Times New Roman" w:cs="Times New Roman"/>
                <w:lang w:val="en-GB"/>
              </w:rPr>
            </w:pPr>
            <w:r>
              <w:rPr>
                <w:rFonts w:ascii="Times New Roman" w:hAnsi="Times New Roman" w:cs="Times New Roman"/>
                <w:i/>
                <w:iCs/>
                <w:lang w:val="en-GB"/>
              </w:rPr>
              <w:t>f</w:t>
            </w:r>
            <w:r>
              <w:rPr>
                <w:rFonts w:ascii="Times New Roman" w:hAnsi="Times New Roman" w:cs="Times New Roman"/>
                <w:vertAlign w:val="superscript"/>
                <w:lang w:val="en-GB"/>
              </w:rPr>
              <w:t xml:space="preserve"> 2</w:t>
            </w:r>
          </w:p>
        </w:tc>
        <w:tc>
          <w:tcPr>
            <w:tcW w:w="3492" w:type="dxa"/>
            <w:vAlign w:val="center"/>
          </w:tcPr>
          <w:p w14:paraId="251FE8D3" w14:textId="1449D1DC" w:rsidR="001E1BE5" w:rsidRPr="001D4F32" w:rsidRDefault="001E1BE5" w:rsidP="001E1BE5">
            <w:pPr>
              <w:rPr>
                <w:rFonts w:ascii="Times New Roman" w:hAnsi="Times New Roman" w:cs="Times New Roman"/>
                <w:lang w:val="en-GB"/>
              </w:rPr>
            </w:pPr>
            <w:r>
              <w:rPr>
                <w:rFonts w:ascii="Times New Roman" w:hAnsi="Times New Roman" w:cs="Times New Roman"/>
                <w:lang w:val="en-GB"/>
              </w:rPr>
              <w:t>Increases by 4x</w:t>
            </w:r>
          </w:p>
        </w:tc>
      </w:tr>
      <w:tr w:rsidR="001E1BE5" w:rsidRPr="001D4F32" w14:paraId="4A54BD62" w14:textId="77777777" w:rsidTr="00AD0622">
        <w:tc>
          <w:tcPr>
            <w:tcW w:w="3005" w:type="dxa"/>
            <w:vAlign w:val="center"/>
          </w:tcPr>
          <w:p w14:paraId="5EE58508" w14:textId="1B38333D" w:rsidR="001E1BE5" w:rsidRPr="00AD0622" w:rsidRDefault="001E1BE5" w:rsidP="001E1BE5">
            <w:pPr>
              <w:rPr>
                <w:rFonts w:ascii="Times New Roman" w:hAnsi="Times New Roman" w:cs="Times New Roman"/>
                <w:b/>
                <w:lang w:val="en-GB"/>
              </w:rPr>
            </w:pPr>
            <w:r>
              <w:rPr>
                <w:rFonts w:ascii="Times New Roman" w:hAnsi="Times New Roman" w:cs="Times New Roman"/>
                <w:b/>
                <w:lang w:val="en-GB"/>
              </w:rPr>
              <w:t>Windage Loss (</w:t>
            </w:r>
            <w:r>
              <w:rPr>
                <w:rFonts w:ascii="Times New Roman" w:hAnsi="Times New Roman" w:cs="Times New Roman"/>
                <w:b/>
                <w:i/>
                <w:lang w:val="en-GB"/>
              </w:rPr>
              <w:t>P</w:t>
            </w:r>
            <w:r>
              <w:rPr>
                <w:rFonts w:ascii="Times New Roman" w:hAnsi="Times New Roman" w:cs="Times New Roman"/>
                <w:b/>
                <w:vertAlign w:val="subscript"/>
                <w:lang w:val="en-GB"/>
              </w:rPr>
              <w:t>wnd</w:t>
            </w:r>
            <w:r>
              <w:rPr>
                <w:rFonts w:ascii="Times New Roman" w:hAnsi="Times New Roman" w:cs="Times New Roman"/>
                <w:b/>
                <w:lang w:val="en-GB"/>
              </w:rPr>
              <w:t>)</w:t>
            </w:r>
          </w:p>
        </w:tc>
        <w:tc>
          <w:tcPr>
            <w:tcW w:w="2519" w:type="dxa"/>
            <w:vAlign w:val="center"/>
          </w:tcPr>
          <w:p w14:paraId="262D74AD" w14:textId="529FEB69" w:rsidR="001E1BE5" w:rsidRPr="001D4F32" w:rsidRDefault="001E1BE5" w:rsidP="001E1BE5">
            <w:pPr>
              <w:rPr>
                <w:rFonts w:ascii="Times New Roman" w:hAnsi="Times New Roman" w:cs="Times New Roman"/>
                <w:lang w:val="en-GB"/>
              </w:rPr>
            </w:pPr>
            <w:r>
              <w:rPr>
                <w:rFonts w:ascii="Times New Roman" w:hAnsi="Times New Roman" w:cs="Times New Roman"/>
                <w:i/>
                <w:iCs/>
                <w:lang w:val="en-GB"/>
              </w:rPr>
              <w:sym w:font="Symbol" w:char="F057"/>
            </w:r>
            <w:r>
              <w:rPr>
                <w:rFonts w:ascii="Times New Roman" w:hAnsi="Times New Roman" w:cs="Times New Roman"/>
                <w:vertAlign w:val="superscript"/>
                <w:lang w:val="en-GB"/>
              </w:rPr>
              <w:t xml:space="preserve"> 3</w:t>
            </w:r>
            <w:r>
              <w:rPr>
                <w:rFonts w:ascii="Times New Roman" w:hAnsi="Times New Roman" w:cs="Times New Roman"/>
                <w:lang w:val="en-GB"/>
              </w:rPr>
              <w:t xml:space="preserve"> </w:t>
            </w:r>
          </w:p>
        </w:tc>
        <w:tc>
          <w:tcPr>
            <w:tcW w:w="3492" w:type="dxa"/>
            <w:vAlign w:val="center"/>
          </w:tcPr>
          <w:p w14:paraId="38E1D27C" w14:textId="6F049A31" w:rsidR="001E1BE5" w:rsidRPr="001D4F32" w:rsidRDefault="001E1BE5" w:rsidP="001E1BE5">
            <w:pPr>
              <w:rPr>
                <w:rFonts w:ascii="Times New Roman" w:hAnsi="Times New Roman" w:cs="Times New Roman"/>
                <w:lang w:val="en-GB"/>
              </w:rPr>
            </w:pPr>
            <w:r>
              <w:rPr>
                <w:rFonts w:ascii="Times New Roman" w:hAnsi="Times New Roman" w:cs="Times New Roman"/>
                <w:lang w:val="en-GB"/>
              </w:rPr>
              <w:t>Increases by 8x</w:t>
            </w:r>
          </w:p>
        </w:tc>
      </w:tr>
      <w:tr w:rsidR="001E1BE5" w:rsidRPr="001D4F32" w14:paraId="49750F29" w14:textId="77777777" w:rsidTr="00AD0622">
        <w:tc>
          <w:tcPr>
            <w:tcW w:w="3005" w:type="dxa"/>
            <w:vAlign w:val="center"/>
          </w:tcPr>
          <w:p w14:paraId="2FF22661" w14:textId="0CAE6FF5" w:rsidR="001E1BE5" w:rsidRPr="00AD0622" w:rsidRDefault="001E1BE5" w:rsidP="001E1BE5">
            <w:pPr>
              <w:rPr>
                <w:rFonts w:ascii="Times New Roman" w:hAnsi="Times New Roman" w:cs="Times New Roman"/>
                <w:b/>
                <w:lang w:val="en-GB"/>
              </w:rPr>
            </w:pPr>
            <w:r>
              <w:rPr>
                <w:rFonts w:ascii="Times New Roman" w:hAnsi="Times New Roman" w:cs="Times New Roman"/>
                <w:b/>
                <w:lang w:val="en-GB"/>
              </w:rPr>
              <w:t>Cooling Difficulty</w:t>
            </w:r>
          </w:p>
        </w:tc>
        <w:tc>
          <w:tcPr>
            <w:tcW w:w="2519" w:type="dxa"/>
            <w:vAlign w:val="center"/>
          </w:tcPr>
          <w:p w14:paraId="77B71F8A" w14:textId="193EDB6E" w:rsidR="001E1BE5" w:rsidRPr="001D4F32" w:rsidRDefault="001E1BE5" w:rsidP="001E1BE5">
            <w:pPr>
              <w:rPr>
                <w:rFonts w:ascii="Times New Roman" w:hAnsi="Times New Roman" w:cs="Times New Roman"/>
                <w:lang w:val="en-GB"/>
              </w:rPr>
            </w:pPr>
            <w:r>
              <w:rPr>
                <w:rFonts w:ascii="Times New Roman" w:hAnsi="Times New Roman" w:cs="Times New Roman"/>
                <w:lang w:val="en-GB"/>
              </w:rPr>
              <w:t xml:space="preserve">Loss / </w:t>
            </w:r>
            <w:r>
              <w:rPr>
                <w:rFonts w:ascii="Times New Roman" w:hAnsi="Times New Roman" w:cs="Times New Roman"/>
                <w:i/>
                <w:iCs/>
                <w:lang w:val="en-GB"/>
              </w:rPr>
              <w:t>D</w:t>
            </w:r>
            <w:r>
              <w:rPr>
                <w:rFonts w:ascii="Times New Roman" w:hAnsi="Times New Roman" w:cs="Times New Roman"/>
                <w:vertAlign w:val="superscript"/>
                <w:lang w:val="en-GB"/>
              </w:rPr>
              <w:t>2</w:t>
            </w:r>
          </w:p>
        </w:tc>
        <w:tc>
          <w:tcPr>
            <w:tcW w:w="3492" w:type="dxa"/>
            <w:vAlign w:val="center"/>
          </w:tcPr>
          <w:p w14:paraId="4741FC33" w14:textId="1E9C4FA0" w:rsidR="001E1BE5" w:rsidRPr="001D4F32" w:rsidRDefault="001E1BE5" w:rsidP="001E1BE5">
            <w:pPr>
              <w:rPr>
                <w:rFonts w:ascii="Times New Roman" w:hAnsi="Times New Roman" w:cs="Times New Roman"/>
                <w:lang w:val="en-GB"/>
              </w:rPr>
            </w:pPr>
            <w:r>
              <w:rPr>
                <w:rFonts w:ascii="Times New Roman" w:hAnsi="Times New Roman" w:cs="Times New Roman"/>
                <w:lang w:val="en-GB"/>
              </w:rPr>
              <w:t>Increases significantly</w:t>
            </w:r>
          </w:p>
        </w:tc>
      </w:tr>
    </w:tbl>
    <w:p w14:paraId="79B9DCA2" w14:textId="77777777" w:rsidR="001E1BE5" w:rsidRPr="001D4F32" w:rsidRDefault="001E1BE5" w:rsidP="00AA1D5D">
      <w:pPr>
        <w:rPr>
          <w:rFonts w:ascii="Times New Roman" w:hAnsi="Times New Roman" w:cs="Times New Roman"/>
          <w:lang w:val="en-GB"/>
        </w:rPr>
      </w:pPr>
    </w:p>
    <w:p w14:paraId="5EA2BC6E" w14:textId="7A3510C8" w:rsidR="00AA1D5D" w:rsidRPr="001D4F32" w:rsidRDefault="00AA1D5D" w:rsidP="00AA1D5D">
      <w:pPr>
        <w:rPr>
          <w:rFonts w:ascii="Times New Roman" w:hAnsi="Times New Roman" w:cs="Times New Roman"/>
          <w:lang w:val="en-GB"/>
        </w:rPr>
      </w:pPr>
      <w:r>
        <w:rPr>
          <w:rFonts w:ascii="Times New Roman" w:hAnsi="Times New Roman" w:cs="Times New Roman"/>
          <w:lang w:val="en-GB"/>
        </w:rPr>
        <w:t xml:space="preserve">By understanding these scaling laws, the designer can identify the sweet spot for a specific application, balancing the desire for a small, light machine against the harsh realities of mechanical stress, exponential losses, and thermal density.</w:t>
      </w:r>
    </w:p>
    <w:p>
      <w:pPr>
        <w:pStyle w:val="Balk3"/>
        <w:rPr>
          <w:ins w:id="10237" w:author="Claude" w:date="2026-09-02T12:00:00Z"/>
          <w:rFonts w:ascii="Times New Roman" w:hAnsi="Times New Roman" w:cs="Times New Roman"/>
          <w:lang w:val="en-GB"/>
        </w:rPr>
      </w:pPr>
      <w:ins w:id="10238" w:author="Claude" w:date="2026-09-02T12:00:00Z">
        <w:r>
          <w:rPr>
            <w:rFonts w:ascii="Times New Roman" w:hAnsi="Times New Roman" w:cs="Times New Roman"/>
            <w:lang w:val="en-GB"/>
          </w:rPr>
          <w:t xml:space="preserve">1.5.5 Reading the scaling table: which path is being followed</w:t>
        </w:r>
      </w:ins>
    </w:p>
    <w:p>
      <w:pPr>
        <w:rPr>
          <w:ins w:id="10239" w:author="Claude" w:date="2026-09-02T12:00:00Z"/>
          <w:rFonts w:ascii="Times New Roman" w:hAnsi="Times New Roman" w:cs="Times New Roman"/>
          <w:lang w:val="en-GB"/>
        </w:rPr>
      </w:pPr>
      <w:ins w:id="10240" w:author="Claude" w:date="2026-09-02T12:00:00Z">
        <w:r>
          <w:rPr>
            <w:rFonts w:ascii="Times New Roman" w:hAnsi="Times New Roman" w:cs="Times New Roman"/>
            <w:lang w:val="en-GB"/>
          </w:rPr>
          <w:t xml:space="preserve">Table 1.3 is best read one row at a time, because the rows are not all evaluated under the same condition. The power and stress rows state their condition explicitly, namely constant power as the diameter is reduced and constant stress as the tip speed is held fixed. The iron-loss and windage rows, by contrast, are evaluated at fixed rotor geometry, which is the overspeed case rather than the design case. The distinction matters, because a designer moving to a higher speed does not hold the geometry fixed: the tip-speed limit forces the diameter down, and the rating is then recovered by increasing the active length.</w:t>
        </w:r>
      </w:ins>
    </w:p>
    <w:p>
      <w:pPr>
        <w:rPr>
          <w:ins w:id="10241" w:author="Claude" w:date="2026-09-02T12:00:00Z"/>
          <w:rFonts w:ascii="Times New Roman" w:hAnsi="Times New Roman" w:cs="Times New Roman"/>
          <w:lang w:val="en-GB"/>
        </w:rPr>
      </w:pPr>
      <w:ins w:id="10242" w:author="Claude" w:date="2026-09-02T12:00:00Z">
        <w:r>
          <w:rPr>
            <w:rFonts w:ascii="Times New Roman" w:hAnsi="Times New Roman" w:cs="Times New Roman"/>
            <w:lang w:val="en-GB"/>
          </w:rPr>
          <w:t xml:space="preserve">It is therefore useful to tabulate the same speed doubling along the path that a design actually follows, with rated power and peripheral speed both held constant, so that the rotor radius scales as Ω</w:t>
        </w:r>
      </w:ins>
      <w:ins w:id="10243" w:author="Claude" w:date="2026-09-02T12:00:00Z">
        <w:r>
          <w:rPr>
            <w:rFonts w:ascii="Times New Roman" w:hAnsi="Times New Roman" w:cs="Times New Roman"/>
            <w:vertAlign w:val="superscript"/>
            <w:lang w:val="en-GB"/>
          </w:rPr>
          <w:t xml:space="preserve">−1</w:t>
        </w:r>
      </w:ins>
      <w:ins w:id="10244" w:author="Claude" w:date="2026-09-02T12:00:00Z">
        <w:r>
          <w:rPr>
            <w:rFonts w:ascii="Times New Roman" w:hAnsi="Times New Roman" w:cs="Times New Roman"/>
            <w:lang w:val="en-GB"/>
          </w:rPr>
          <w:t xml:space="preserve"> and the active length as Ω. Table 1.4 gives the result, and Figure 1.7 compares it with the fixed-geometry case of Table 1.3.</w:t>
        </w:r>
      </w:ins>
    </w:p>
    <w:p>
      <w:pPr>
        <w:rPr>
          <w:ins w:id="10245" w:author="Claude" w:date="2026-09-02T12:00:00Z"/>
          <w:rFonts w:ascii="Times New Roman" w:hAnsi="Times New Roman" w:cs="Times New Roman"/>
          <w:lang w:val="en-GB"/>
        </w:rPr>
      </w:pPr>
      <w:ins w:id="10246" w:author="Claude" w:date="2026-09-02T12:00:00Z">
        <w:r>
          <w:rPr>
            <w:rFonts w:ascii="Times New Roman" w:hAnsi="Times New Roman" w:cs="Times New Roman"/>
            <w:lang w:val="en-GB"/>
          </w:rPr>
          <w:t xml:space="preserve">Table 1.4 The same doubling of speed evaluated along the tip-speed-limited design path, at constant rated power</w:t>
        </w:r>
      </w:ins>
    </w:p>
    <w:tbl>
      <w:tblPr>
        <w:tblStyle w:val="TabloKlavuzu"/>
        <w:tblW w:w="0" w:type="auto"/>
        <w:tblLook w:val="04A0" w:firstRow="1" w:lastRow="0" w:firstColumn="1" w:lastColumn="0" w:noHBand="0" w:noVBand="1"/>
      </w:tblPr>
      <w:tblGrid>
        <w:gridCol w:w="3005"/>
        <w:gridCol w:w="2519"/>
        <w:gridCol w:w="3492"/>
      </w:tblGrid>
      <w:tr>
        <w:trPr>
          <w:ins w:id="10247" w:author="Claude" w:date="2026-09-02T12:00:00Z"/>
        </w:trPr>
        <w:tc>
          <w:tcPr>
            <w:tcW w:w="3005" w:type="dxa"/>
          </w:tcPr>
          <w:p>
            <w:pPr>
              <w:rPr>
                <w:ins w:id="10248" w:author="Claude" w:date="2026-09-02T12:00:00Z"/>
                <w:rFonts w:ascii="Times New Roman" w:hAnsi="Times New Roman" w:cs="Times New Roman"/>
                <w:b/>
                <w:bCs/>
                <w:lang w:val="en-GB"/>
              </w:rPr>
            </w:pPr>
            <w:ins w:id="10249" w:author="Claude" w:date="2026-09-02T12:00:00Z">
              <w:r>
                <w:rPr>
                  <w:rFonts w:ascii="Times New Roman" w:hAnsi="Times New Roman" w:cs="Times New Roman"/>
                  <w:b/>
                  <w:bCs/>
                  <w:lang w:val="en-GB"/>
                </w:rPr>
                <w:t xml:space="preserve">Quantity</w:t>
              </w:r>
            </w:ins>
          </w:p>
        </w:tc>
        <w:tc>
          <w:tcPr>
            <w:tcW w:w="2519" w:type="dxa"/>
          </w:tcPr>
          <w:p>
            <w:pPr>
              <w:rPr>
                <w:ins w:id="10250" w:author="Claude" w:date="2026-09-02T12:00:00Z"/>
                <w:rFonts w:ascii="Times New Roman" w:hAnsi="Times New Roman" w:cs="Times New Roman"/>
                <w:b/>
                <w:bCs/>
                <w:lang w:val="en-GB"/>
              </w:rPr>
            </w:pPr>
            <w:ins w:id="10251" w:author="Claude" w:date="2026-09-02T12:00:00Z">
              <w:r>
                <w:rPr>
                  <w:rFonts w:ascii="Times New Roman" w:hAnsi="Times New Roman" w:cs="Times New Roman"/>
                  <w:b/>
                  <w:bCs/>
                  <w:lang w:val="en-GB"/>
                </w:rPr>
                <w:t xml:space="preserve">Scaling on the tip-speed-limited path</w:t>
              </w:r>
            </w:ins>
          </w:p>
        </w:tc>
        <w:tc>
          <w:tcPr>
            <w:tcW w:w="3492" w:type="dxa"/>
          </w:tcPr>
          <w:p>
            <w:pPr>
              <w:rPr>
                <w:ins w:id="10252" w:author="Claude" w:date="2026-09-02T12:00:00Z"/>
                <w:rFonts w:ascii="Times New Roman" w:hAnsi="Times New Roman" w:cs="Times New Roman"/>
                <w:b/>
                <w:bCs/>
                <w:lang w:val="en-GB"/>
              </w:rPr>
            </w:pPr>
            <w:ins w:id="10253" w:author="Claude" w:date="2026-09-02T12:00:00Z">
              <w:r>
                <w:rPr>
                  <w:rFonts w:ascii="Times New Roman" w:hAnsi="Times New Roman" w:cs="Times New Roman"/>
                  <w:b/>
                  <w:bCs/>
                  <w:lang w:val="en-GB"/>
                </w:rPr>
                <w:t xml:space="preserve">Factor on doubling Ω</w:t>
              </w:r>
            </w:ins>
          </w:p>
        </w:tc>
      </w:tr>
      <w:tr>
        <w:trPr>
          <w:ins w:id="10254" w:author="Claude" w:date="2026-09-02T12:00:00Z"/>
        </w:trPr>
        <w:tc>
          <w:tcPr>
            <w:tcW w:w="3005" w:type="dxa"/>
          </w:tcPr>
          <w:p>
            <w:pPr>
              <w:rPr>
                <w:ins w:id="10255" w:author="Claude" w:date="2026-09-02T12:00:00Z"/>
                <w:rFonts w:ascii="Times New Roman" w:hAnsi="Times New Roman" w:cs="Times New Roman"/>
                <w:b/>
                <w:bCs/>
                <w:lang w:val="en-GB"/>
              </w:rPr>
            </w:pPr>
            <w:ins w:id="10256" w:author="Claude" w:date="2026-09-02T12:00:00Z">
              <w:r>
                <w:rPr>
                  <w:rFonts w:ascii="Times New Roman" w:hAnsi="Times New Roman" w:cs="Times New Roman"/>
                  <w:b/>
                  <w:bCs/>
                  <w:lang w:val="en-GB"/>
                </w:rPr>
                <w:t xml:space="preserve">Rotor diameter </w:t>
              </w:r>
            </w:ins>
            <w:ins w:id="10257" w:author="Claude" w:date="2026-09-02T12:00:00Z">
              <w:r>
                <w:rPr>
                  <w:rFonts w:ascii="Times New Roman" w:hAnsi="Times New Roman" w:cs="Times New Roman"/>
                  <w:b/>
                  <w:bCs/>
                  <w:i/>
                  <w:iCs/>
                  <w:lang w:val="en-GB"/>
                </w:rPr>
                <w:t xml:space="preserve">D</w:t>
              </w:r>
            </w:ins>
            <w:ins w:id="10258" w:author="Claude" w:date="2026-09-02T12:00:00Z">
              <w:r>
                <w:rPr>
                  <w:rFonts w:ascii="Times New Roman" w:hAnsi="Times New Roman" w:cs="Times New Roman"/>
                  <w:b/>
                  <w:bCs/>
                  <w:vertAlign w:val="subscript"/>
                  <w:lang w:val="en-GB"/>
                </w:rPr>
                <w:t xml:space="preserve">r</w:t>
              </w:r>
            </w:ins>
          </w:p>
        </w:tc>
        <w:tc>
          <w:tcPr>
            <w:tcW w:w="2519" w:type="dxa"/>
          </w:tcPr>
          <w:p>
            <w:pPr>
              <w:rPr>
                <w:ins w:id="10259" w:author="Claude" w:date="2026-09-02T12:00:00Z"/>
                <w:rFonts w:ascii="Times New Roman" w:hAnsi="Times New Roman" w:cs="Times New Roman"/>
                <w:lang w:val="en-GB"/>
              </w:rPr>
            </w:pPr>
            <w:ins w:id="10260" w:author="Claude" w:date="2026-09-02T12:00:00Z">
              <w:r>
                <w:rPr>
                  <w:rFonts w:ascii="Times New Roman" w:hAnsi="Times New Roman" w:cs="Times New Roman"/>
                  <w:lang w:val="en-GB"/>
                </w:rPr>
                <w:t xml:space="preserve">∝ Ω</w:t>
              </w:r>
            </w:ins>
            <w:ins w:id="10261" w:author="Claude" w:date="2026-09-02T12:00:00Z">
              <w:r>
                <w:rPr>
                  <w:rFonts w:ascii="Times New Roman" w:hAnsi="Times New Roman" w:cs="Times New Roman"/>
                  <w:vertAlign w:val="superscript"/>
                  <w:lang w:val="en-GB"/>
                </w:rPr>
                <w:t xml:space="preserve">−1</w:t>
              </w:r>
            </w:ins>
          </w:p>
        </w:tc>
        <w:tc>
          <w:tcPr>
            <w:tcW w:w="3492" w:type="dxa"/>
          </w:tcPr>
          <w:p>
            <w:pPr>
              <w:rPr>
                <w:ins w:id="10262" w:author="Claude" w:date="2026-09-02T12:00:00Z"/>
                <w:rFonts w:ascii="Times New Roman" w:hAnsi="Times New Roman" w:cs="Times New Roman"/>
                <w:lang w:val="en-GB"/>
              </w:rPr>
            </w:pPr>
            <w:ins w:id="10263" w:author="Claude" w:date="2026-09-02T12:00:00Z">
              <w:r>
                <w:rPr>
                  <w:rFonts w:ascii="Times New Roman" w:hAnsi="Times New Roman" w:cs="Times New Roman"/>
                  <w:lang w:val="en-GB"/>
                </w:rPr>
                <w:t xml:space="preserve">0.50</w:t>
              </w:r>
            </w:ins>
          </w:p>
        </w:tc>
      </w:tr>
      <w:tr>
        <w:trPr>
          <w:ins w:id="10264" w:author="Claude" w:date="2026-09-02T12:00:00Z"/>
        </w:trPr>
        <w:tc>
          <w:tcPr>
            <w:tcW w:w="3005" w:type="dxa"/>
          </w:tcPr>
          <w:p>
            <w:pPr>
              <w:rPr>
                <w:ins w:id="10265" w:author="Claude" w:date="2026-09-02T12:00:00Z"/>
                <w:rFonts w:ascii="Times New Roman" w:hAnsi="Times New Roman" w:cs="Times New Roman"/>
                <w:b/>
                <w:bCs/>
                <w:lang w:val="en-GB"/>
              </w:rPr>
            </w:pPr>
            <w:ins w:id="10266" w:author="Claude" w:date="2026-09-02T12:00:00Z">
              <w:r>
                <w:rPr>
                  <w:rFonts w:ascii="Times New Roman" w:hAnsi="Times New Roman" w:cs="Times New Roman"/>
                  <w:b/>
                  <w:bCs/>
                  <w:lang w:val="en-GB"/>
                </w:rPr>
                <w:t xml:space="preserve">Active length </w:t>
              </w:r>
            </w:ins>
            <w:ins w:id="10267" w:author="Claude" w:date="2026-09-02T12:00:00Z">
              <w:r>
                <w:rPr>
                  <w:rFonts w:ascii="Times New Roman" w:hAnsi="Times New Roman" w:cs="Times New Roman"/>
                  <w:b/>
                  <w:bCs/>
                  <w:i/>
                  <w:iCs/>
                  <w:lang w:val="en-GB"/>
                </w:rPr>
                <w:t xml:space="preserve">l</w:t>
              </w:r>
            </w:ins>
          </w:p>
        </w:tc>
        <w:tc>
          <w:tcPr>
            <w:tcW w:w="2519" w:type="dxa"/>
          </w:tcPr>
          <w:p>
            <w:pPr>
              <w:rPr>
                <w:ins w:id="10268" w:author="Claude" w:date="2026-09-02T12:00:00Z"/>
                <w:rFonts w:ascii="Times New Roman" w:hAnsi="Times New Roman" w:cs="Times New Roman"/>
                <w:lang w:val="en-GB"/>
              </w:rPr>
            </w:pPr>
            <w:ins w:id="10269" w:author="Claude" w:date="2026-09-02T12:00:00Z">
              <w:r>
                <w:rPr>
                  <w:rFonts w:ascii="Times New Roman" w:hAnsi="Times New Roman" w:cs="Times New Roman"/>
                  <w:lang w:val="en-GB"/>
                </w:rPr>
                <w:t xml:space="preserve">∝ Ω</w:t>
              </w:r>
            </w:ins>
          </w:p>
        </w:tc>
        <w:tc>
          <w:tcPr>
            <w:tcW w:w="3492" w:type="dxa"/>
          </w:tcPr>
          <w:p>
            <w:pPr>
              <w:rPr>
                <w:ins w:id="10270" w:author="Claude" w:date="2026-09-02T12:00:00Z"/>
                <w:rFonts w:ascii="Times New Roman" w:hAnsi="Times New Roman" w:cs="Times New Roman"/>
                <w:lang w:val="en-GB"/>
              </w:rPr>
            </w:pPr>
            <w:ins w:id="10271" w:author="Claude" w:date="2026-09-02T12:00:00Z">
              <w:r>
                <w:rPr>
                  <w:rFonts w:ascii="Times New Roman" w:hAnsi="Times New Roman" w:cs="Times New Roman"/>
                  <w:lang w:val="en-GB"/>
                </w:rPr>
                <w:t xml:space="preserve">2.00</w:t>
              </w:r>
            </w:ins>
          </w:p>
        </w:tc>
      </w:tr>
      <w:tr>
        <w:trPr>
          <w:ins w:id="10272" w:author="Claude" w:date="2026-09-02T12:00:00Z"/>
        </w:trPr>
        <w:tc>
          <w:tcPr>
            <w:tcW w:w="3005" w:type="dxa"/>
          </w:tcPr>
          <w:p>
            <w:pPr>
              <w:rPr>
                <w:ins w:id="10273" w:author="Claude" w:date="2026-09-02T12:00:00Z"/>
                <w:rFonts w:ascii="Times New Roman" w:hAnsi="Times New Roman" w:cs="Times New Roman"/>
                <w:b/>
                <w:bCs/>
                <w:lang w:val="en-GB"/>
              </w:rPr>
            </w:pPr>
            <w:ins w:id="10274" w:author="Claude" w:date="2026-09-02T12:00:00Z">
              <w:r>
                <w:rPr>
                  <w:rFonts w:ascii="Times New Roman" w:hAnsi="Times New Roman" w:cs="Times New Roman"/>
                  <w:b/>
                  <w:bCs/>
                  <w:i/>
                  <w:iCs/>
                  <w:lang w:val="en-GB"/>
                </w:rPr>
                <w:t xml:space="preserve">l</w:t>
              </w:r>
            </w:ins>
            <w:ins w:id="10275" w:author="Claude" w:date="2026-09-02T12:00:00Z">
              <w:r>
                <w:rPr>
                  <w:rFonts w:ascii="Times New Roman" w:hAnsi="Times New Roman" w:cs="Times New Roman"/>
                  <w:b/>
                  <w:bCs/>
                  <w:lang w:val="en-GB"/>
                </w:rPr>
                <w:t xml:space="preserve">/</w:t>
              </w:r>
            </w:ins>
            <w:ins w:id="10276" w:author="Claude" w:date="2026-09-02T12:00:00Z">
              <w:r>
                <w:rPr>
                  <w:rFonts w:ascii="Times New Roman" w:hAnsi="Times New Roman" w:cs="Times New Roman"/>
                  <w:b/>
                  <w:bCs/>
                  <w:i/>
                  <w:iCs/>
                  <w:lang w:val="en-GB"/>
                </w:rPr>
                <w:t xml:space="preserve">D</w:t>
              </w:r>
            </w:ins>
            <w:ins w:id="10277" w:author="Claude" w:date="2026-09-02T12:00:00Z">
              <w:r>
                <w:rPr>
                  <w:rFonts w:ascii="Times New Roman" w:hAnsi="Times New Roman" w:cs="Times New Roman"/>
                  <w:b/>
                  <w:bCs/>
                  <w:vertAlign w:val="subscript"/>
                  <w:lang w:val="en-GB"/>
                </w:rPr>
                <w:t xml:space="preserve">r</w:t>
              </w:r>
            </w:ins>
            <w:ins w:id="10278" w:author="Claude" w:date="2026-09-02T12:00:00Z">
              <w:r>
                <w:rPr>
                  <w:rFonts w:ascii="Times New Roman" w:hAnsi="Times New Roman" w:cs="Times New Roman"/>
                  <w:b/>
                  <w:bCs/>
                  <w:lang w:val="en-GB"/>
                </w:rPr>
                <w:t xml:space="preserve"> ratio</w:t>
              </w:r>
            </w:ins>
          </w:p>
        </w:tc>
        <w:tc>
          <w:tcPr>
            <w:tcW w:w="2519" w:type="dxa"/>
          </w:tcPr>
          <w:p>
            <w:pPr>
              <w:rPr>
                <w:ins w:id="10279" w:author="Claude" w:date="2026-09-02T12:00:00Z"/>
                <w:rFonts w:ascii="Times New Roman" w:hAnsi="Times New Roman" w:cs="Times New Roman"/>
                <w:lang w:val="en-GB"/>
              </w:rPr>
            </w:pPr>
            <w:ins w:id="10280" w:author="Claude" w:date="2026-09-02T12:00:00Z">
              <w:r>
                <w:rPr>
                  <w:rFonts w:ascii="Times New Roman" w:hAnsi="Times New Roman" w:cs="Times New Roman"/>
                  <w:lang w:val="en-GB"/>
                </w:rPr>
                <w:t xml:space="preserve">∝ Ω</w:t>
              </w:r>
            </w:ins>
            <w:ins w:id="10281" w:author="Claude" w:date="2026-09-02T12:00:00Z">
              <w:r>
                <w:rPr>
                  <w:rFonts w:ascii="Times New Roman" w:hAnsi="Times New Roman" w:cs="Times New Roman"/>
                  <w:vertAlign w:val="superscript"/>
                  <w:lang w:val="en-GB"/>
                </w:rPr>
                <w:t xml:space="preserve">2</w:t>
              </w:r>
            </w:ins>
          </w:p>
        </w:tc>
        <w:tc>
          <w:tcPr>
            <w:tcW w:w="3492" w:type="dxa"/>
          </w:tcPr>
          <w:p>
            <w:pPr>
              <w:rPr>
                <w:ins w:id="10282" w:author="Claude" w:date="2026-09-02T12:00:00Z"/>
                <w:rFonts w:ascii="Times New Roman" w:hAnsi="Times New Roman" w:cs="Times New Roman"/>
                <w:lang w:val="en-GB"/>
              </w:rPr>
            </w:pPr>
            <w:ins w:id="10283" w:author="Claude" w:date="2026-09-02T12:00:00Z">
              <w:r>
                <w:rPr>
                  <w:rFonts w:ascii="Times New Roman" w:hAnsi="Times New Roman" w:cs="Times New Roman"/>
                  <w:lang w:val="en-GB"/>
                </w:rPr>
                <w:t xml:space="preserve">4.00</w:t>
              </w:r>
            </w:ins>
          </w:p>
        </w:tc>
      </w:tr>
      <w:tr>
        <w:trPr>
          <w:ins w:id="10284" w:author="Claude" w:date="2026-09-02T12:00:00Z"/>
        </w:trPr>
        <w:tc>
          <w:tcPr>
            <w:tcW w:w="3005" w:type="dxa"/>
          </w:tcPr>
          <w:p>
            <w:pPr>
              <w:rPr>
                <w:ins w:id="10285" w:author="Claude" w:date="2026-09-02T12:00:00Z"/>
                <w:rFonts w:ascii="Times New Roman" w:hAnsi="Times New Roman" w:cs="Times New Roman"/>
                <w:b/>
                <w:bCs/>
                <w:lang w:val="en-GB"/>
              </w:rPr>
            </w:pPr>
            <w:ins w:id="10286" w:author="Claude" w:date="2026-09-02T12:00:00Z">
              <w:r>
                <w:rPr>
                  <w:rFonts w:ascii="Times New Roman" w:hAnsi="Times New Roman" w:cs="Times New Roman"/>
                  <w:b/>
                  <w:bCs/>
                  <w:lang w:val="en-GB"/>
                </w:rPr>
                <w:t xml:space="preserve">Active volume</w:t>
              </w:r>
            </w:ins>
          </w:p>
        </w:tc>
        <w:tc>
          <w:tcPr>
            <w:tcW w:w="2519" w:type="dxa"/>
          </w:tcPr>
          <w:p>
            <w:pPr>
              <w:rPr>
                <w:ins w:id="10287" w:author="Claude" w:date="2026-09-02T12:00:00Z"/>
                <w:rFonts w:ascii="Times New Roman" w:hAnsi="Times New Roman" w:cs="Times New Roman"/>
                <w:lang w:val="en-GB"/>
              </w:rPr>
            </w:pPr>
            <w:ins w:id="10288" w:author="Claude" w:date="2026-09-02T12:00:00Z">
              <w:r>
                <w:rPr>
                  <w:rFonts w:ascii="Times New Roman" w:hAnsi="Times New Roman" w:cs="Times New Roman"/>
                  <w:lang w:val="en-GB"/>
                </w:rPr>
                <w:t xml:space="preserve">∝ Ω</w:t>
              </w:r>
            </w:ins>
            <w:ins w:id="10289" w:author="Claude" w:date="2026-09-02T12:00:00Z">
              <w:r>
                <w:rPr>
                  <w:rFonts w:ascii="Times New Roman" w:hAnsi="Times New Roman" w:cs="Times New Roman"/>
                  <w:vertAlign w:val="superscript"/>
                  <w:lang w:val="en-GB"/>
                </w:rPr>
                <w:t xml:space="preserve">−1</w:t>
              </w:r>
            </w:ins>
          </w:p>
        </w:tc>
        <w:tc>
          <w:tcPr>
            <w:tcW w:w="3492" w:type="dxa"/>
          </w:tcPr>
          <w:p>
            <w:pPr>
              <w:rPr>
                <w:ins w:id="10290" w:author="Claude" w:date="2026-09-02T12:00:00Z"/>
                <w:rFonts w:ascii="Times New Roman" w:hAnsi="Times New Roman" w:cs="Times New Roman"/>
                <w:lang w:val="en-GB"/>
              </w:rPr>
            </w:pPr>
            <w:ins w:id="10291" w:author="Claude" w:date="2026-09-02T12:00:00Z">
              <w:r>
                <w:rPr>
                  <w:rFonts w:ascii="Times New Roman" w:hAnsi="Times New Roman" w:cs="Times New Roman"/>
                  <w:lang w:val="en-GB"/>
                </w:rPr>
                <w:t xml:space="preserve">0.50</w:t>
              </w:r>
            </w:ins>
          </w:p>
        </w:tc>
      </w:tr>
      <w:tr>
        <w:trPr>
          <w:ins w:id="10292" w:author="Claude" w:date="2026-09-02T12:00:00Z"/>
        </w:trPr>
        <w:tc>
          <w:tcPr>
            <w:tcW w:w="3005" w:type="dxa"/>
          </w:tcPr>
          <w:p>
            <w:pPr>
              <w:rPr>
                <w:ins w:id="10293" w:author="Claude" w:date="2026-09-02T12:00:00Z"/>
                <w:rFonts w:ascii="Times New Roman" w:hAnsi="Times New Roman" w:cs="Times New Roman"/>
                <w:b/>
                <w:bCs/>
                <w:lang w:val="en-GB"/>
              </w:rPr>
            </w:pPr>
            <w:ins w:id="10294" w:author="Claude" w:date="2026-09-02T12:00:00Z">
              <w:r>
                <w:rPr>
                  <w:rFonts w:ascii="Times New Roman" w:hAnsi="Times New Roman" w:cs="Times New Roman"/>
                  <w:b/>
                  <w:bCs/>
                  <w:lang w:val="en-GB"/>
                </w:rPr>
                <w:t xml:space="preserve">Centrifugal stress </w:t>
              </w:r>
            </w:ins>
            <w:ins w:id="10295" w:author="Claude" w:date="2026-09-02T12:00:00Z">
              <w:r>
                <w:rPr>
                  <w:rFonts w:ascii="Times New Roman" w:hAnsi="Times New Roman" w:cs="Times New Roman"/>
                  <w:b/>
                  <w:bCs/>
                  <w:i/>
                  <w:iCs/>
                  <w:lang w:val="en-GB"/>
                </w:rPr>
                <w:t xml:space="preserve">σ</w:t>
              </w:r>
            </w:ins>
            <w:ins w:id="10296" w:author="Claude" w:date="2026-09-02T12:00:00Z">
              <w:r>
                <w:rPr>
                  <w:rFonts w:ascii="Times New Roman" w:hAnsi="Times New Roman" w:cs="Times New Roman"/>
                  <w:b/>
                  <w:bCs/>
                  <w:vertAlign w:val="subscript"/>
                  <w:lang w:val="en-GB"/>
                </w:rPr>
                <w:t xml:space="preserve">mec</w:t>
              </w:r>
            </w:ins>
          </w:p>
        </w:tc>
        <w:tc>
          <w:tcPr>
            <w:tcW w:w="2519" w:type="dxa"/>
          </w:tcPr>
          <w:p>
            <w:pPr>
              <w:rPr>
                <w:ins w:id="10297" w:author="Claude" w:date="2026-09-02T12:00:00Z"/>
                <w:rFonts w:ascii="Times New Roman" w:hAnsi="Times New Roman" w:cs="Times New Roman"/>
                <w:lang w:val="en-GB"/>
              </w:rPr>
            </w:pPr>
            <w:ins w:id="10298" w:author="Claude" w:date="2026-09-02T12:00:00Z">
              <w:r>
                <w:rPr>
                  <w:rFonts w:ascii="Times New Roman" w:hAnsi="Times New Roman" w:cs="Times New Roman"/>
                  <w:lang w:val="en-GB"/>
                </w:rPr>
                <w:t xml:space="preserve">constant</w:t>
              </w:r>
            </w:ins>
          </w:p>
        </w:tc>
        <w:tc>
          <w:tcPr>
            <w:tcW w:w="3492" w:type="dxa"/>
          </w:tcPr>
          <w:p>
            <w:pPr>
              <w:rPr>
                <w:ins w:id="10299" w:author="Claude" w:date="2026-09-02T12:00:00Z"/>
                <w:rFonts w:ascii="Times New Roman" w:hAnsi="Times New Roman" w:cs="Times New Roman"/>
                <w:lang w:val="en-GB"/>
              </w:rPr>
            </w:pPr>
            <w:ins w:id="10300" w:author="Claude" w:date="2026-09-02T12:00:00Z">
              <w:r>
                <w:rPr>
                  <w:rFonts w:ascii="Times New Roman" w:hAnsi="Times New Roman" w:cs="Times New Roman"/>
                  <w:lang w:val="en-GB"/>
                </w:rPr>
                <w:t xml:space="preserve">1.00</w:t>
              </w:r>
            </w:ins>
          </w:p>
        </w:tc>
      </w:tr>
      <w:tr>
        <w:trPr>
          <w:ins w:id="10301" w:author="Claude" w:date="2026-09-02T12:00:00Z"/>
        </w:trPr>
        <w:tc>
          <w:tcPr>
            <w:tcW w:w="3005" w:type="dxa"/>
          </w:tcPr>
          <w:p>
            <w:pPr>
              <w:rPr>
                <w:ins w:id="10302" w:author="Claude" w:date="2026-09-02T12:00:00Z"/>
                <w:rFonts w:ascii="Times New Roman" w:hAnsi="Times New Roman" w:cs="Times New Roman"/>
                <w:b/>
                <w:bCs/>
                <w:lang w:val="en-GB"/>
              </w:rPr>
            </w:pPr>
            <w:ins w:id="10303" w:author="Claude" w:date="2026-09-02T12:00:00Z">
              <w:r>
                <w:rPr>
                  <w:rFonts w:ascii="Times New Roman" w:hAnsi="Times New Roman" w:cs="Times New Roman"/>
                  <w:b/>
                  <w:bCs/>
                  <w:lang w:val="en-GB"/>
                </w:rPr>
                <w:t xml:space="preserve">Iron loss </w:t>
              </w:r>
            </w:ins>
            <w:ins w:id="10304" w:author="Claude" w:date="2026-09-02T12:00:00Z">
              <w:r>
                <w:rPr>
                  <w:rFonts w:ascii="Times New Roman" w:hAnsi="Times New Roman" w:cs="Times New Roman"/>
                  <w:b/>
                  <w:bCs/>
                  <w:i/>
                  <w:iCs/>
                  <w:lang w:val="en-GB"/>
                </w:rPr>
                <w:t xml:space="preserve">P</w:t>
              </w:r>
            </w:ins>
            <w:ins w:id="10305" w:author="Claude" w:date="2026-09-02T12:00:00Z">
              <w:r>
                <w:rPr>
                  <w:rFonts w:ascii="Times New Roman" w:hAnsi="Times New Roman" w:cs="Times New Roman"/>
                  <w:b/>
                  <w:bCs/>
                  <w:vertAlign w:val="subscript"/>
                  <w:lang w:val="en-GB"/>
                </w:rPr>
                <w:t xml:space="preserve">Fe</w:t>
              </w:r>
            </w:ins>
          </w:p>
        </w:tc>
        <w:tc>
          <w:tcPr>
            <w:tcW w:w="2519" w:type="dxa"/>
          </w:tcPr>
          <w:p>
            <w:pPr>
              <w:rPr>
                <w:ins w:id="10306" w:author="Claude" w:date="2026-09-02T12:00:00Z"/>
                <w:rFonts w:ascii="Times New Roman" w:hAnsi="Times New Roman" w:cs="Times New Roman"/>
                <w:lang w:val="en-GB"/>
              </w:rPr>
            </w:pPr>
            <w:ins w:id="10307" w:author="Claude" w:date="2026-09-02T12:00:00Z">
              <w:r>
                <w:rPr>
                  <w:rFonts w:ascii="Times New Roman" w:hAnsi="Times New Roman" w:cs="Times New Roman"/>
                  <w:lang w:val="en-GB"/>
                </w:rPr>
                <w:t xml:space="preserve">∝ Ω</w:t>
              </w:r>
            </w:ins>
          </w:p>
        </w:tc>
        <w:tc>
          <w:tcPr>
            <w:tcW w:w="3492" w:type="dxa"/>
          </w:tcPr>
          <w:p>
            <w:pPr>
              <w:rPr>
                <w:ins w:id="10308" w:author="Claude" w:date="2026-09-02T12:00:00Z"/>
                <w:rFonts w:ascii="Times New Roman" w:hAnsi="Times New Roman" w:cs="Times New Roman"/>
                <w:lang w:val="en-GB"/>
              </w:rPr>
            </w:pPr>
            <w:ins w:id="10309" w:author="Claude" w:date="2026-09-02T12:00:00Z">
              <w:r>
                <w:rPr>
                  <w:rFonts w:ascii="Times New Roman" w:hAnsi="Times New Roman" w:cs="Times New Roman"/>
                  <w:lang w:val="en-GB"/>
                </w:rPr>
                <w:t xml:space="preserve">2.00</w:t>
              </w:r>
            </w:ins>
          </w:p>
        </w:tc>
      </w:tr>
      <w:tr>
        <w:trPr>
          <w:ins w:id="10310" w:author="Claude" w:date="2026-09-02T12:00:00Z"/>
        </w:trPr>
        <w:tc>
          <w:tcPr>
            <w:tcW w:w="3005" w:type="dxa"/>
          </w:tcPr>
          <w:p>
            <w:pPr>
              <w:rPr>
                <w:ins w:id="10311" w:author="Claude" w:date="2026-09-02T12:00:00Z"/>
                <w:rFonts w:ascii="Times New Roman" w:hAnsi="Times New Roman" w:cs="Times New Roman"/>
                <w:b/>
                <w:bCs/>
                <w:lang w:val="en-GB"/>
              </w:rPr>
            </w:pPr>
            <w:ins w:id="10312" w:author="Claude" w:date="2026-09-02T12:00:00Z">
              <w:r>
                <w:rPr>
                  <w:rFonts w:ascii="Times New Roman" w:hAnsi="Times New Roman" w:cs="Times New Roman"/>
                  <w:b/>
                  <w:bCs/>
                  <w:lang w:val="en-GB"/>
                </w:rPr>
                <w:t xml:space="preserve">Windage loss </w:t>
              </w:r>
            </w:ins>
            <w:ins w:id="10313" w:author="Claude" w:date="2026-09-02T12:00:00Z">
              <w:r>
                <w:rPr>
                  <w:rFonts w:ascii="Times New Roman" w:hAnsi="Times New Roman" w:cs="Times New Roman"/>
                  <w:b/>
                  <w:bCs/>
                  <w:i/>
                  <w:iCs/>
                  <w:lang w:val="en-GB"/>
                </w:rPr>
                <w:t xml:space="preserve">P</w:t>
              </w:r>
            </w:ins>
            <w:ins w:id="10314" w:author="Claude" w:date="2026-09-02T12:00:00Z">
              <w:r>
                <w:rPr>
                  <w:rFonts w:ascii="Times New Roman" w:hAnsi="Times New Roman" w:cs="Times New Roman"/>
                  <w:b/>
                  <w:bCs/>
                  <w:vertAlign w:val="subscript"/>
                  <w:lang w:val="en-GB"/>
                </w:rPr>
                <w:t xml:space="preserve">wnd</w:t>
              </w:r>
            </w:ins>
          </w:p>
        </w:tc>
        <w:tc>
          <w:tcPr>
            <w:tcW w:w="2519" w:type="dxa"/>
          </w:tcPr>
          <w:p>
            <w:pPr>
              <w:rPr>
                <w:ins w:id="10315" w:author="Claude" w:date="2026-09-02T12:00:00Z"/>
                <w:rFonts w:ascii="Times New Roman" w:hAnsi="Times New Roman" w:cs="Times New Roman"/>
                <w:lang w:val="en-GB"/>
              </w:rPr>
            </w:pPr>
            <w:ins w:id="10316" w:author="Claude" w:date="2026-09-02T12:00:00Z">
              <w:r>
                <w:rPr>
                  <w:rFonts w:ascii="Times New Roman" w:hAnsi="Times New Roman" w:cs="Times New Roman"/>
                  <w:lang w:val="en-GB"/>
                </w:rPr>
                <w:t xml:space="preserve">constant</w:t>
              </w:r>
            </w:ins>
          </w:p>
        </w:tc>
        <w:tc>
          <w:tcPr>
            <w:tcW w:w="3492" w:type="dxa"/>
          </w:tcPr>
          <w:p>
            <w:pPr>
              <w:rPr>
                <w:ins w:id="10317" w:author="Claude" w:date="2026-09-02T12:00:00Z"/>
                <w:rFonts w:ascii="Times New Roman" w:hAnsi="Times New Roman" w:cs="Times New Roman"/>
                <w:lang w:val="en-GB"/>
              </w:rPr>
            </w:pPr>
            <w:ins w:id="10318" w:author="Claude" w:date="2026-09-02T12:00:00Z">
              <w:r>
                <w:rPr>
                  <w:rFonts w:ascii="Times New Roman" w:hAnsi="Times New Roman" w:cs="Times New Roman"/>
                  <w:lang w:val="en-GB"/>
                </w:rPr>
                <w:t xml:space="preserve">1.00</w:t>
              </w:r>
            </w:ins>
          </w:p>
        </w:tc>
      </w:tr>
      <w:tr>
        <w:trPr>
          <w:ins w:id="10319" w:author="Claude" w:date="2026-09-02T12:00:00Z"/>
        </w:trPr>
        <w:tc>
          <w:tcPr>
            <w:tcW w:w="3005" w:type="dxa"/>
          </w:tcPr>
          <w:p>
            <w:pPr>
              <w:rPr>
                <w:ins w:id="10320" w:author="Claude" w:date="2026-09-02T12:00:00Z"/>
                <w:rFonts w:ascii="Times New Roman" w:hAnsi="Times New Roman" w:cs="Times New Roman"/>
                <w:b/>
                <w:bCs/>
                <w:lang w:val="en-GB"/>
              </w:rPr>
            </w:pPr>
            <w:ins w:id="10321" w:author="Claude" w:date="2026-09-02T12:00:00Z">
              <w:r>
                <w:rPr>
                  <w:rFonts w:ascii="Times New Roman" w:hAnsi="Times New Roman" w:cs="Times New Roman"/>
                  <w:b/>
                  <w:bCs/>
                  <w:lang w:val="en-GB"/>
                </w:rPr>
                <w:t xml:space="preserve">Rotor surface area</w:t>
              </w:r>
            </w:ins>
          </w:p>
        </w:tc>
        <w:tc>
          <w:tcPr>
            <w:tcW w:w="2519" w:type="dxa"/>
          </w:tcPr>
          <w:p>
            <w:pPr>
              <w:rPr>
                <w:ins w:id="10322" w:author="Claude" w:date="2026-09-02T12:00:00Z"/>
                <w:rFonts w:ascii="Times New Roman" w:hAnsi="Times New Roman" w:cs="Times New Roman"/>
                <w:lang w:val="en-GB"/>
              </w:rPr>
            </w:pPr>
            <w:ins w:id="10323" w:author="Claude" w:date="2026-09-02T12:00:00Z">
              <w:r>
                <w:rPr>
                  <w:rFonts w:ascii="Times New Roman" w:hAnsi="Times New Roman" w:cs="Times New Roman"/>
                  <w:lang w:val="en-GB"/>
                </w:rPr>
                <w:t xml:space="preserve">constant</w:t>
              </w:r>
            </w:ins>
          </w:p>
        </w:tc>
        <w:tc>
          <w:tcPr>
            <w:tcW w:w="3492" w:type="dxa"/>
          </w:tcPr>
          <w:p>
            <w:pPr>
              <w:rPr>
                <w:ins w:id="10324" w:author="Claude" w:date="2026-09-02T12:00:00Z"/>
                <w:rFonts w:ascii="Times New Roman" w:hAnsi="Times New Roman" w:cs="Times New Roman"/>
                <w:lang w:val="en-GB"/>
              </w:rPr>
            </w:pPr>
            <w:ins w:id="10325" w:author="Claude" w:date="2026-09-02T12:00:00Z">
              <w:r>
                <w:rPr>
                  <w:rFonts w:ascii="Times New Roman" w:hAnsi="Times New Roman" w:cs="Times New Roman"/>
                  <w:lang w:val="en-GB"/>
                </w:rPr>
                <w:t xml:space="preserve">1.00</w:t>
              </w:r>
            </w:ins>
          </w:p>
        </w:tc>
      </w:tr>
      <w:tr>
        <w:trPr>
          <w:ins w:id="10326" w:author="Claude" w:date="2026-09-02T12:00:00Z"/>
        </w:trPr>
        <w:tc>
          <w:tcPr>
            <w:tcW w:w="3005" w:type="dxa"/>
          </w:tcPr>
          <w:p>
            <w:pPr>
              <w:rPr>
                <w:ins w:id="10327" w:author="Claude" w:date="2026-09-02T12:00:00Z"/>
                <w:rFonts w:ascii="Times New Roman" w:hAnsi="Times New Roman" w:cs="Times New Roman"/>
                <w:b/>
                <w:bCs/>
                <w:lang w:val="en-GB"/>
              </w:rPr>
            </w:pPr>
            <w:ins w:id="10328" w:author="Claude" w:date="2026-09-02T12:00:00Z">
              <w:r>
                <w:rPr>
                  <w:rFonts w:ascii="Times New Roman" w:hAnsi="Times New Roman" w:cs="Times New Roman"/>
                  <w:b/>
                  <w:bCs/>
                  <w:lang w:val="en-GB"/>
                </w:rPr>
                <w:t xml:space="preserve">First critical speed </w:t>
              </w:r>
            </w:ins>
            <w:ins w:id="10329" w:author="Claude" w:date="2026-09-02T12:00:00Z">
              <w:r>
                <w:rPr>
                  <w:rFonts w:ascii="Times New Roman" w:hAnsi="Times New Roman" w:cs="Times New Roman"/>
                  <w:b/>
                  <w:bCs/>
                  <w:i/>
                  <w:iCs/>
                  <w:lang w:val="en-GB"/>
                </w:rPr>
                <w:t xml:space="preserve">n</w:t>
              </w:r>
            </w:ins>
            <w:ins w:id="10330" w:author="Claude" w:date="2026-09-02T12:00:00Z">
              <w:r>
                <w:rPr>
                  <w:rFonts w:ascii="Times New Roman" w:hAnsi="Times New Roman" w:cs="Times New Roman"/>
                  <w:b/>
                  <w:bCs/>
                  <w:vertAlign w:val="subscript"/>
                  <w:lang w:val="en-GB"/>
                </w:rPr>
                <w:t xml:space="preserve">cr</w:t>
              </w:r>
            </w:ins>
          </w:p>
        </w:tc>
        <w:tc>
          <w:tcPr>
            <w:tcW w:w="2519" w:type="dxa"/>
          </w:tcPr>
          <w:p>
            <w:pPr>
              <w:rPr>
                <w:ins w:id="10331" w:author="Claude" w:date="2026-09-02T12:00:00Z"/>
                <w:rFonts w:ascii="Times New Roman" w:hAnsi="Times New Roman" w:cs="Times New Roman"/>
                <w:lang w:val="en-GB"/>
              </w:rPr>
            </w:pPr>
            <w:ins w:id="10332" w:author="Claude" w:date="2026-09-02T12:00:00Z">
              <w:r>
                <w:rPr>
                  <w:rFonts w:ascii="Times New Roman" w:hAnsi="Times New Roman" w:cs="Times New Roman"/>
                  <w:lang w:val="en-GB"/>
                </w:rPr>
                <w:t xml:space="preserve">∝ Ω</w:t>
              </w:r>
            </w:ins>
            <w:ins w:id="10333" w:author="Claude" w:date="2026-09-02T12:00:00Z">
              <w:r>
                <w:rPr>
                  <w:rFonts w:ascii="Times New Roman" w:hAnsi="Times New Roman" w:cs="Times New Roman"/>
                  <w:vertAlign w:val="superscript"/>
                  <w:lang w:val="en-GB"/>
                </w:rPr>
                <w:t xml:space="preserve">−3</w:t>
              </w:r>
            </w:ins>
          </w:p>
        </w:tc>
        <w:tc>
          <w:tcPr>
            <w:tcW w:w="3492" w:type="dxa"/>
          </w:tcPr>
          <w:p>
            <w:pPr>
              <w:rPr>
                <w:ins w:id="10334" w:author="Claude" w:date="2026-09-02T12:00:00Z"/>
                <w:rFonts w:ascii="Times New Roman" w:hAnsi="Times New Roman" w:cs="Times New Roman"/>
                <w:lang w:val="en-GB"/>
              </w:rPr>
            </w:pPr>
            <w:ins w:id="10335" w:author="Claude" w:date="2026-09-02T12:00:00Z">
              <w:r>
                <w:rPr>
                  <w:rFonts w:ascii="Times New Roman" w:hAnsi="Times New Roman" w:cs="Times New Roman"/>
                  <w:lang w:val="en-GB"/>
                </w:rPr>
                <w:t xml:space="preserve">0.125</w:t>
              </w:r>
            </w:ins>
          </w:p>
        </w:tc>
      </w:tr>
    </w:tbl>
    <w:p>
      <w:pPr>
        <w:spacing w:after="0"/>
        <w:rPr>
          <w:ins w:id="10336" w:author="Claude" w:date="2026-09-02T12:00:00Z"/>
          <w:rFonts w:ascii="Times New Roman" w:hAnsi="Times New Roman" w:cs="Times New Roman"/>
          <w:lang w:val="en-GB"/>
        </w:rPr>
      </w:pPr>
    </w:p>
    <w:p>
      <w:pPr>
        <w:rPr>
          <w:ins w:id="10337" w:author="Claude" w:date="2026-09-02T12:00:00Z"/>
          <w:rFonts w:ascii="Times New Roman" w:hAnsi="Times New Roman" w:cs="Times New Roman"/>
          <w:lang w:val="en-GB"/>
        </w:rPr>
      </w:pPr>
      <w:ins w:id="10338" w:author="Claude" w:date="2026-09-02T12:00:00Z">
        <w:r>
          <w:rPr>
            <w:rFonts w:ascii="Times New Roman" w:hAnsi="Times New Roman" w:cs="Times New Roman"/>
            <w:lang w:val="en-GB"/>
          </w:rPr>
          <w:t xml:space="preserve">Two entries deserve comment. Windage is unchanged rather than increased eightfold, because windage power is the product of a shear stress set by the tip speed, which is fixed by definition along this path, and a rotor surface area proportional to </w:t>
        </w:r>
      </w:ins>
      <w:ins w:id="10339" w:author="Claude" w:date="2026-09-02T12:00:00Z">
        <w:r>
          <w:rPr>
            <w:rFonts w:ascii="Times New Roman" w:hAnsi="Times New Roman" w:cs="Times New Roman"/>
            <w:i/>
            <w:iCs/>
            <w:lang w:val="en-GB"/>
          </w:rPr>
          <w:t xml:space="preserve">D</w:t>
        </w:r>
      </w:ins>
      <w:ins w:id="10340" w:author="Claude" w:date="2026-09-02T12:00:00Z">
        <w:r>
          <w:rPr>
            <w:rFonts w:ascii="Times New Roman" w:hAnsi="Times New Roman" w:cs="Times New Roman"/>
            <w:vertAlign w:val="subscript"/>
            <w:lang w:val="en-GB"/>
          </w:rPr>
          <w:t xml:space="preserve">r</w:t>
        </w:r>
      </w:ins>
      <w:ins w:id="10341" w:author="Claude" w:date="2026-09-02T12:00:00Z">
        <w:r>
          <w:rPr>
            <w:rFonts w:ascii="Times New Roman" w:hAnsi="Times New Roman" w:cs="Times New Roman"/>
            <w:i/>
            <w:iCs/>
            <w:lang w:val="en-GB"/>
          </w:rPr>
          <w:t xml:space="preserve">l</w:t>
        </w:r>
      </w:ins>
      <w:ins w:id="10342" w:author="Claude" w:date="2026-09-02T12:00:00Z">
        <w:r>
          <w:rPr>
            <w:rFonts w:ascii="Times New Roman" w:hAnsi="Times New Roman" w:cs="Times New Roman"/>
            <w:lang w:val="en-GB"/>
          </w:rPr>
          <w:t xml:space="preserve">, which is preserved because the diameter reduction and the length increase cancel. Iron loss doubles rather than quadruples, because the loss per unit mass rises as </w:t>
        </w:r>
      </w:ins>
      <w:ins w:id="10343" w:author="Claude" w:date="2026-09-02T12:00:00Z">
        <w:r>
          <w:rPr>
            <w:rFonts w:ascii="Times New Roman" w:hAnsi="Times New Roman" w:cs="Times New Roman"/>
            <w:i/>
            <w:iCs/>
            <w:lang w:val="en-GB"/>
          </w:rPr>
          <w:t xml:space="preserve">f</w:t>
        </w:r>
      </w:ins>
      <w:ins w:id="10344" w:author="Claude" w:date="2026-09-02T12:00:00Z">
        <w:r>
          <w:rPr>
            <w:rFonts w:ascii="Times New Roman" w:hAnsi="Times New Roman" w:cs="Times New Roman"/>
            <w:vertAlign w:val="superscript"/>
            <w:lang w:val="en-GB"/>
          </w:rPr>
          <w:t xml:space="preserve">2</w:t>
        </w:r>
      </w:ins>
      <w:ins w:id="10345" w:author="Claude" w:date="2026-09-02T12:00:00Z">
        <w:r>
          <w:rPr>
            <w:rFonts w:ascii="Times New Roman" w:hAnsi="Times New Roman" w:cs="Times New Roman"/>
            <w:lang w:val="en-GB"/>
          </w:rPr>
          <w:t xml:space="preserve"> while the iron mass falls with the halving active volume. The fourfold and eightfold figures of Table 1.3 are correct for overspeeding an existing machine; it is only their application to a redesign that would mislead. Figure 1.7 also shows an intermediate case in which the active length is allowed to grow only 1.5-fold, as rotordynamics will usually demand; every quantity then lands between the two extremes.</w:t>
        </w:r>
      </w:ins>
    </w:p>
    <w:p>
      <w:pPr>
        <w:rPr>
          <w:ins w:id="10346" w:author="Claude" w:date="2026-09-02T12:00:00Z"/>
          <w:rFonts w:ascii="Times New Roman" w:hAnsi="Times New Roman" w:cs="Times New Roman"/>
          <w:lang w:val="en-GB"/>
        </w:rPr>
      </w:pPr>
      <w:ins w:id="10347" w:author="Claude" w:date="2026-09-02T12:00:00Z">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3747126"/>
              <wp:effectExtent l="0" t="0" r="0" b="0"/>
              <wp:docPr id="900000004" name="Picture 900000004"/>
              <wp:cNvGraphicFramePr>
                <a:graphicFrameLocks noChangeAspect="1"/>
              </wp:cNvGraphicFramePr>
              <a:graphic>
                <a:graphicData uri="http://schemas.openxmlformats.org/drawingml/2006/picture">
                  <pic:pic>
                    <pic:nvPicPr>
                      <pic:cNvPr id="900000004" name="fig_scaling_paths.png"/>
                      <pic:cNvPicPr/>
                    </pic:nvPicPr>
                    <pic:blipFill>
                      <a:blip r:embed="rId104"/>
                      <a:stretch>
                        <a:fillRect/>
                      </a:stretch>
                    </pic:blipFill>
                    <pic:spPr>
                      <a:xfrm>
                        <a:off x="0" y="0"/>
                        <a:ext cx="5731510" cy="3747126"/>
                      </a:xfrm>
                      <a:prstGeom prst="rect">
                        <a:avLst/>
                      </a:prstGeom>
                    </pic:spPr>
                  </pic:pic>
                </a:graphicData>
              </a:graphic>
            </wp:inline>
          </w:drawing>
        </w:r>
      </w:ins>
    </w:p>
    <w:p>
      <w:pPr>
        <w:rPr>
          <w:ins w:id="10348" w:author="Claude" w:date="2026-09-02T12:00:00Z"/>
          <w:rFonts w:ascii="Times New Roman" w:hAnsi="Times New Roman" w:cs="Times New Roman"/>
          <w:lang w:val="en-GB"/>
        </w:rPr>
      </w:pPr>
      <w:ins w:id="10349" w:author="Claude" w:date="2026-09-02T12:00:00Z">
        <w:r>
          <w:rPr>
            <w:rFonts w:ascii="Times New Roman" w:hAnsi="Times New Roman" w:cs="Times New Roman"/>
            <w:lang w:val="en-GB"/>
          </w:rPr>
          <w:t xml:space="preserve">Figure 1.7. The same doubling of speed evaluated along three design paths: fixed geometry, tip-speed limited at constant power, and tip-speed limited with the active length capped by rotordynamics.</w:t>
        </w:r>
      </w:ins>
    </w:p>
    <w:p>
      <w:pPr>
        <w:pStyle w:val="Balk3"/>
        <w:rPr>
          <w:ins w:id="10350" w:author="Claude" w:date="2026-09-02T12:00:00Z"/>
          <w:rFonts w:ascii="Times New Roman" w:hAnsi="Times New Roman" w:cs="Times New Roman"/>
          <w:lang w:val="en-GB"/>
        </w:rPr>
      </w:pPr>
      <w:ins w:id="10351" w:author="Claude" w:date="2026-09-02T12:00:00Z">
        <w:r>
          <w:rPr>
            <w:rFonts w:ascii="Times New Roman" w:hAnsi="Times New Roman" w:cs="Times New Roman"/>
            <w:lang w:val="en-GB"/>
          </w:rPr>
          <w:t xml:space="preserve">1.5.6 Rotordynamic scaling: where the returns actually stop</w:t>
        </w:r>
      </w:ins>
    </w:p>
    <w:p>
      <w:pPr>
        <w:rPr>
          <w:ins w:id="10352" w:author="Claude" w:date="2026-09-02T12:00:00Z"/>
          <w:rFonts w:ascii="Times New Roman" w:hAnsi="Times New Roman" w:cs="Times New Roman"/>
          <w:lang w:val="en-GB"/>
        </w:rPr>
      </w:pPr>
      <w:ins w:id="10353" w:author="Claude" w:date="2026-09-02T12:00:00Z">
        <w:r>
          <w:rPr>
            <w:rFonts w:ascii="Times New Roman" w:hAnsi="Times New Roman" w:cs="Times New Roman"/>
            <w:lang w:val="en-GB"/>
          </w:rPr>
          <w:t xml:space="preserve">The last row of Table 1.4 deserves a section of its own, because it identifies the constraint that in practice terminates the pursuit of higher speed.</w:t>
        </w:r>
      </w:ins>
    </w:p>
    <w:p>
      <w:pPr>
        <w:rPr>
          <w:ins w:id="10354" w:author="Claude" w:date="2026-09-02T12:00:00Z"/>
          <w:rFonts w:ascii="Times New Roman" w:hAnsi="Times New Roman" w:cs="Times New Roman"/>
          <w:lang w:val="en-GB"/>
        </w:rPr>
      </w:pPr>
      <w:ins w:id="10355" w:author="Claude" w:date="2026-09-02T12:00:00Z">
        <w:r>
          <w:rPr>
            <w:rFonts w:ascii="Times New Roman" w:hAnsi="Times New Roman" w:cs="Times New Roman"/>
            <w:lang w:val="en-GB"/>
          </w:rPr>
          <w:t xml:space="preserve">Section 1.3.2 established that high-speed rotors become long and thin. Treating the rotor as a uniform beam, the first bending critical speed scales as</w:t>
        </w:r>
      </w:ins>
    </w:p>
    <w:p>
      <w:pPr>
        <w:ind w:firstLine="1304"/>
        <w:rPr>
          <w:ins w:id="10356" w:author="Claude" w:date="2026-09-02T12:00:00Z"/>
          <w:rFonts w:ascii="Times New Roman" w:hAnsi="Times New Roman" w:cs="Times New Roman"/>
          <w:lang w:val="en-GB"/>
        </w:rPr>
      </w:pPr>
      <w:ins w:id="10357" w:author="Claude" w:date="2026-09-02T12:00:00Z">
        <w:r>
          <w:rPr>
            <w:rFonts w:ascii="Times New Roman" w:hAnsi="Times New Roman" w:cs="Times New Roman"/>
            <w:i/>
            <w:iCs/>
            <w:lang w:val="en-GB"/>
          </w:rPr>
          <w:t xml:space="preserve">n</w:t>
        </w:r>
      </w:ins>
      <w:ins w:id="10358" w:author="Claude" w:date="2026-09-02T12:00:00Z">
        <w:r>
          <w:rPr>
            <w:rFonts w:ascii="Times New Roman" w:hAnsi="Times New Roman" w:cs="Times New Roman"/>
            <w:vertAlign w:val="subscript"/>
            <w:lang w:val="en-GB"/>
          </w:rPr>
          <w:t xml:space="preserve">cr</w:t>
        </w:r>
      </w:ins>
      <w:ins w:id="10359" w:author="Claude" w:date="2026-09-02T12:00:00Z">
        <w:r>
          <w:rPr>
            <w:rFonts w:ascii="Times New Roman" w:hAnsi="Times New Roman" w:cs="Times New Roman"/>
            <w:lang w:val="en-GB"/>
          </w:rPr>
          <w:t xml:space="preserve"> ∝ </w:t>
        </w:r>
      </w:ins>
      <w:ins w:id="10360" w:author="Claude" w:date="2026-09-02T12:00:00Z">
        <w:r>
          <w:rPr>
            <w:rFonts w:ascii="Times New Roman" w:hAnsi="Times New Roman" w:cs="Times New Roman"/>
            <w:i/>
            <w:iCs/>
            <w:lang w:val="en-GB"/>
          </w:rPr>
          <w:t xml:space="preserve">r</w:t>
        </w:r>
      </w:ins>
      <w:ins w:id="10361" w:author="Claude" w:date="2026-09-02T12:00:00Z">
        <w:r>
          <w:rPr>
            <w:rFonts w:ascii="Times New Roman" w:hAnsi="Times New Roman" w:cs="Times New Roman"/>
            <w:vertAlign w:val="subscript"/>
            <w:lang w:val="en-GB"/>
          </w:rPr>
          <w:t xml:space="preserve">r</w:t>
        </w:r>
      </w:ins>
      <w:ins w:id="10362" w:author="Claude" w:date="2026-09-02T12:00:00Z">
        <w:r>
          <w:rPr>
            <w:rFonts w:ascii="Times New Roman" w:hAnsi="Times New Roman" w:cs="Times New Roman"/>
            <w:lang w:val="en-GB"/>
          </w:rPr>
          <w:t xml:space="preserve"> / </w:t>
        </w:r>
      </w:ins>
      <w:ins w:id="10363" w:author="Claude" w:date="2026-09-02T12:00:00Z">
        <w:r>
          <w:rPr>
            <w:rFonts w:ascii="Times New Roman" w:hAnsi="Times New Roman" w:cs="Times New Roman"/>
            <w:i/>
            <w:iCs/>
            <w:lang w:val="en-GB"/>
          </w:rPr>
          <w:t xml:space="preserve">l</w:t>
        </w:r>
      </w:ins>
      <w:ins w:id="10364" w:author="Claude" w:date="2026-09-02T12:00:00Z">
        <w:r>
          <w:rPr>
            <w:rFonts w:ascii="Times New Roman" w:hAnsi="Times New Roman" w:cs="Times New Roman"/>
            <w:vertAlign w:val="superscript"/>
            <w:lang w:val="en-GB"/>
          </w:rPr>
          <w:t xml:space="preserve">2</w:t>
        </w:r>
      </w:ins>
    </w:p>
    <w:p>
      <w:pPr>
        <w:rPr>
          <w:ins w:id="10365" w:author="Claude" w:date="2026-09-02T12:00:00Z"/>
          <w:rFonts w:ascii="Times New Roman" w:hAnsi="Times New Roman" w:cs="Times New Roman"/>
          <w:lang w:val="en-GB"/>
        </w:rPr>
      </w:pPr>
      <w:ins w:id="10366" w:author="Claude" w:date="2026-09-02T12:00:00Z">
        <w:r>
          <w:rPr>
            <w:rFonts w:ascii="Times New Roman" w:hAnsi="Times New Roman" w:cs="Times New Roman"/>
            <w:lang w:val="en-GB"/>
          </w:rPr>
          <w:t xml:space="preserve">Substituting the tip-speed-limited path used for Table 1.4, with </w:t>
        </w:r>
      </w:ins>
      <w:ins w:id="10367" w:author="Claude" w:date="2026-09-02T12:00:00Z">
        <w:r>
          <w:rPr>
            <w:rFonts w:ascii="Times New Roman" w:hAnsi="Times New Roman" w:cs="Times New Roman"/>
            <w:i/>
            <w:iCs/>
            <w:lang w:val="en-GB"/>
          </w:rPr>
          <w:t xml:space="preserve">r</w:t>
        </w:r>
      </w:ins>
      <w:ins w:id="10368" w:author="Claude" w:date="2026-09-02T12:00:00Z">
        <w:r>
          <w:rPr>
            <w:rFonts w:ascii="Times New Roman" w:hAnsi="Times New Roman" w:cs="Times New Roman"/>
            <w:vertAlign w:val="subscript"/>
            <w:lang w:val="en-GB"/>
          </w:rPr>
          <w:t xml:space="preserve">r</w:t>
        </w:r>
      </w:ins>
      <w:ins w:id="10369" w:author="Claude" w:date="2026-09-02T12:00:00Z">
        <w:r>
          <w:rPr>
            <w:rFonts w:ascii="Times New Roman" w:hAnsi="Times New Roman" w:cs="Times New Roman"/>
            <w:lang w:val="en-GB"/>
          </w:rPr>
          <w:t xml:space="preserve"> ∝ Ω</w:t>
        </w:r>
      </w:ins>
      <w:ins w:id="10370" w:author="Claude" w:date="2026-09-02T12:00:00Z">
        <w:r>
          <w:rPr>
            <w:rFonts w:ascii="Times New Roman" w:hAnsi="Times New Roman" w:cs="Times New Roman"/>
            <w:vertAlign w:val="superscript"/>
            <w:lang w:val="en-GB"/>
          </w:rPr>
          <w:t xml:space="preserve">−1</w:t>
        </w:r>
      </w:ins>
      <w:ins w:id="10371" w:author="Claude" w:date="2026-09-02T12:00:00Z">
        <w:r>
          <w:rPr>
            <w:rFonts w:ascii="Times New Roman" w:hAnsi="Times New Roman" w:cs="Times New Roman"/>
            <w:lang w:val="en-GB"/>
          </w:rPr>
          <w:t xml:space="preserve"> and </w:t>
        </w:r>
      </w:ins>
      <w:ins w:id="10372" w:author="Claude" w:date="2026-09-02T12:00:00Z">
        <w:r>
          <w:rPr>
            <w:rFonts w:ascii="Times New Roman" w:hAnsi="Times New Roman" w:cs="Times New Roman"/>
            <w:i/>
            <w:iCs/>
            <w:lang w:val="en-GB"/>
          </w:rPr>
          <w:t xml:space="preserve">l</w:t>
        </w:r>
      </w:ins>
      <w:ins w:id="10373" w:author="Claude" w:date="2026-09-02T12:00:00Z">
        <w:r>
          <w:rPr>
            <w:rFonts w:ascii="Times New Roman" w:hAnsi="Times New Roman" w:cs="Times New Roman"/>
            <w:lang w:val="en-GB"/>
          </w:rPr>
          <w:t xml:space="preserve"> ∝ Ω,</w:t>
        </w:r>
      </w:ins>
    </w:p>
    <w:p>
      <w:pPr>
        <w:ind w:firstLine="1304"/>
        <w:rPr>
          <w:ins w:id="10374" w:author="Claude" w:date="2026-09-02T12:00:00Z"/>
          <w:rFonts w:ascii="Times New Roman" w:hAnsi="Times New Roman" w:cs="Times New Roman"/>
          <w:lang w:val="en-GB"/>
        </w:rPr>
      </w:pPr>
      <w:ins w:id="10375" w:author="Claude" w:date="2026-09-02T12:00:00Z">
        <w:r>
          <w:rPr>
            <w:rFonts w:ascii="Times New Roman" w:hAnsi="Times New Roman" w:cs="Times New Roman"/>
            <w:i/>
            <w:iCs/>
            <w:lang w:val="en-GB"/>
          </w:rPr>
          <w:t xml:space="preserve">n</w:t>
        </w:r>
      </w:ins>
      <w:ins w:id="10376" w:author="Claude" w:date="2026-09-02T12:00:00Z">
        <w:r>
          <w:rPr>
            <w:rFonts w:ascii="Times New Roman" w:hAnsi="Times New Roman" w:cs="Times New Roman"/>
            <w:vertAlign w:val="subscript"/>
            <w:lang w:val="en-GB"/>
          </w:rPr>
          <w:t xml:space="preserve">cr</w:t>
        </w:r>
      </w:ins>
      <w:ins w:id="10377" w:author="Claude" w:date="2026-09-02T12:00:00Z">
        <w:r>
          <w:rPr>
            <w:rFonts w:ascii="Times New Roman" w:hAnsi="Times New Roman" w:cs="Times New Roman"/>
            <w:lang w:val="en-GB"/>
          </w:rPr>
          <w:t xml:space="preserve"> ∝ Ω</w:t>
        </w:r>
      </w:ins>
      <w:ins w:id="10378" w:author="Claude" w:date="2026-09-02T12:00:00Z">
        <w:r>
          <w:rPr>
            <w:rFonts w:ascii="Times New Roman" w:hAnsi="Times New Roman" w:cs="Times New Roman"/>
            <w:vertAlign w:val="superscript"/>
            <w:lang w:val="en-GB"/>
          </w:rPr>
          <w:t xml:space="preserve">−1</w:t>
        </w:r>
      </w:ins>
      <w:ins w:id="10379" w:author="Claude" w:date="2026-09-02T12:00:00Z">
        <w:r>
          <w:rPr>
            <w:rFonts w:ascii="Times New Roman" w:hAnsi="Times New Roman" w:cs="Times New Roman"/>
            <w:lang w:val="en-GB"/>
          </w:rPr>
          <w:t xml:space="preserve"> / Ω</w:t>
        </w:r>
      </w:ins>
      <w:ins w:id="10380" w:author="Claude" w:date="2026-09-02T12:00:00Z">
        <w:r>
          <w:rPr>
            <w:rFonts w:ascii="Times New Roman" w:hAnsi="Times New Roman" w:cs="Times New Roman"/>
            <w:vertAlign w:val="superscript"/>
            <w:lang w:val="en-GB"/>
          </w:rPr>
          <w:t xml:space="preserve">2</w:t>
        </w:r>
      </w:ins>
      <w:ins w:id="10381" w:author="Claude" w:date="2026-09-02T12:00:00Z">
        <w:r>
          <w:rPr>
            <w:rFonts w:ascii="Times New Roman" w:hAnsi="Times New Roman" w:cs="Times New Roman"/>
            <w:lang w:val="en-GB"/>
          </w:rPr>
          <w:t xml:space="preserve"> = Ω</w:t>
        </w:r>
      </w:ins>
      <w:ins w:id="10382" w:author="Claude" w:date="2026-09-02T12:00:00Z">
        <w:r>
          <w:rPr>
            <w:rFonts w:ascii="Times New Roman" w:hAnsi="Times New Roman" w:cs="Times New Roman"/>
            <w:vertAlign w:val="superscript"/>
            <w:lang w:val="en-GB"/>
          </w:rPr>
          <w:t xml:space="preserve">−3</w:t>
        </w:r>
      </w:ins>
    </w:p>
    <w:p>
      <w:pPr>
        <w:rPr>
          <w:ins w:id="10383" w:author="Claude" w:date="2026-09-02T12:00:00Z"/>
          <w:rFonts w:ascii="Times New Roman" w:hAnsi="Times New Roman" w:cs="Times New Roman"/>
          <w:lang w:val="en-GB"/>
        </w:rPr>
      </w:pPr>
      <w:ins w:id="10384" w:author="Claude" w:date="2026-09-02T12:00:00Z">
        <w:r>
          <w:rPr>
            <w:rFonts w:ascii="Times New Roman" w:hAnsi="Times New Roman" w:cs="Times New Roman"/>
            <w:lang w:val="en-GB"/>
          </w:rPr>
          <w:t xml:space="preserve">so that the first critical speed falls as the cube of the design speed while the operating speed rises linearly with it. The ratio of the two therefore scales as</w:t>
        </w:r>
      </w:ins>
    </w:p>
    <w:p>
      <w:pPr>
        <w:ind w:firstLine="1304"/>
        <w:rPr>
          <w:ins w:id="10385" w:author="Claude" w:date="2026-09-02T12:00:00Z"/>
          <w:rFonts w:ascii="Times New Roman" w:hAnsi="Times New Roman" w:cs="Times New Roman"/>
          <w:lang w:val="en-GB"/>
        </w:rPr>
      </w:pPr>
      <w:ins w:id="10386" w:author="Claude" w:date="2026-09-02T12:00:00Z">
        <w:r>
          <w:rPr>
            <w:rFonts w:ascii="Times New Roman" w:hAnsi="Times New Roman" w:cs="Times New Roman"/>
            <w:i/>
            <w:iCs/>
            <w:lang w:val="en-GB"/>
          </w:rPr>
          <w:t xml:space="preserve">n</w:t>
        </w:r>
      </w:ins>
      <w:ins w:id="10387" w:author="Claude" w:date="2026-09-02T12:00:00Z">
        <w:r>
          <w:rPr>
            <w:rFonts w:ascii="Times New Roman" w:hAnsi="Times New Roman" w:cs="Times New Roman"/>
            <w:vertAlign w:val="subscript"/>
            <w:lang w:val="en-GB"/>
          </w:rPr>
          <w:t xml:space="preserve">op</w:t>
        </w:r>
      </w:ins>
      <w:ins w:id="10388" w:author="Claude" w:date="2026-09-02T12:00:00Z">
        <w:r>
          <w:rPr>
            <w:rFonts w:ascii="Times New Roman" w:hAnsi="Times New Roman" w:cs="Times New Roman"/>
            <w:lang w:val="en-GB"/>
          </w:rPr>
          <w:t xml:space="preserve"> / </w:t>
        </w:r>
      </w:ins>
      <w:ins w:id="10389" w:author="Claude" w:date="2026-09-02T12:00:00Z">
        <w:r>
          <w:rPr>
            <w:rFonts w:ascii="Times New Roman" w:hAnsi="Times New Roman" w:cs="Times New Roman"/>
            <w:i/>
            <w:iCs/>
            <w:lang w:val="en-GB"/>
          </w:rPr>
          <w:t xml:space="preserve">n</w:t>
        </w:r>
      </w:ins>
      <w:ins w:id="10390" w:author="Claude" w:date="2026-09-02T12:00:00Z">
        <w:r>
          <w:rPr>
            <w:rFonts w:ascii="Times New Roman" w:hAnsi="Times New Roman" w:cs="Times New Roman"/>
            <w:vertAlign w:val="subscript"/>
            <w:lang w:val="en-GB"/>
          </w:rPr>
          <w:t xml:space="preserve">cr</w:t>
        </w:r>
      </w:ins>
      <w:ins w:id="10391" w:author="Claude" w:date="2026-09-02T12:00:00Z">
        <w:r>
          <w:rPr>
            <w:rFonts w:ascii="Times New Roman" w:hAnsi="Times New Roman" w:cs="Times New Roman"/>
            <w:lang w:val="en-GB"/>
          </w:rPr>
          <w:t xml:space="preserve"> ∝ Ω</w:t>
        </w:r>
      </w:ins>
      <w:ins w:id="10392" w:author="Claude" w:date="2026-09-02T12:00:00Z">
        <w:r>
          <w:rPr>
            <w:rFonts w:ascii="Times New Roman" w:hAnsi="Times New Roman" w:cs="Times New Roman"/>
            <w:vertAlign w:val="superscript"/>
            <w:lang w:val="en-GB"/>
          </w:rPr>
          <w:t xml:space="preserve">4</w:t>
        </w:r>
      </w:ins>
    </w:p>
    <w:p>
      <w:pPr>
        <w:rPr>
          <w:ins w:id="10393" w:author="Claude" w:date="2026-09-02T12:00:00Z"/>
          <w:rFonts w:ascii="Times New Roman" w:hAnsi="Times New Roman" w:cs="Times New Roman"/>
          <w:lang w:val="en-GB"/>
        </w:rPr>
      </w:pPr>
      <w:ins w:id="10394" w:author="Claude" w:date="2026-09-02T12:00:00Z">
        <w:r>
          <w:rPr>
            <w:rFonts w:ascii="Times New Roman" w:hAnsi="Times New Roman" w:cs="Times New Roman"/>
            <w:lang w:val="en-GB"/>
          </w:rPr>
          <w:t xml:space="preserve">A doubling of the design speed degrades the rotordynamic margin by a factor of sixteen, as Figure 1.8 shows. This is why so many high-speed machines must be operated supercritically. It is not a design preference: along the only path that respects the material limit, the critical speed collapses far faster than the operating speed rises.</w:t>
        </w:r>
      </w:ins>
    </w:p>
    <w:p>
      <w:pPr>
        <w:rPr>
          <w:ins w:id="10395" w:author="Claude" w:date="2026-09-02T12:00:00Z"/>
          <w:rFonts w:ascii="Times New Roman" w:hAnsi="Times New Roman" w:cs="Times New Roman"/>
          <w:lang w:val="en-GB"/>
        </w:rPr>
      </w:pPr>
      <w:ins w:id="10396" w:author="Claude" w:date="2026-09-02T12:00:00Z">
        <w:r>
          <w:rPr>
            <w:rFonts w:ascii="Times New Roman" w:hAnsi="Times New Roman" w:cs="Times New Roman"/>
            <w:lang w:val="en-GB"/>
          </w:rPr>
          <w:t xml:space="preserve">These exponents are idealised. A real rotor is not a uniform beam, the bearing span exceeds the active length, shaft extensions and couplings add mass outboard of the bearings, and a shrink-fitted sleeve or a solid rotor body stiffens the assembly, as the mode shapes of Figure 1.4 illustrate. They should be read as indicating the severity of the trend rather than as design values. The trend is nevertheless what governs practice, and it is the reason that the rotor’s mechanical and rotordynamic design cannot be left until the electromagnetic design is complete.</w:t>
        </w:r>
      </w:ins>
    </w:p>
    <w:p>
      <w:pPr>
        <w:rPr>
          <w:ins w:id="10397" w:author="Claude" w:date="2026-09-02T12:00:00Z"/>
          <w:rFonts w:ascii="Times New Roman" w:hAnsi="Times New Roman" w:cs="Times New Roman"/>
          <w:lang w:val="en-GB"/>
        </w:rPr>
      </w:pPr>
      <w:ins w:id="10398" w:author="Claude" w:date="2026-09-02T12:00:00Z">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4084175"/>
              <wp:effectExtent l="0" t="0" r="0" b="0"/>
              <wp:docPr id="900000005" name="Picture 900000005"/>
              <wp:cNvGraphicFramePr>
                <a:graphicFrameLocks noChangeAspect="1"/>
              </wp:cNvGraphicFramePr>
              <a:graphic>
                <a:graphicData uri="http://schemas.openxmlformats.org/drawingml/2006/picture">
                  <pic:pic>
                    <pic:nvPicPr>
                      <pic:cNvPr id="900000005" name="fig_critical_speed_divergence.png"/>
                      <pic:cNvPicPr/>
                    </pic:nvPicPr>
                    <pic:blipFill>
                      <a:blip r:embed="rId105"/>
                      <a:stretch>
                        <a:fillRect/>
                      </a:stretch>
                    </pic:blipFill>
                    <pic:spPr>
                      <a:xfrm>
                        <a:off x="0" y="0"/>
                        <a:ext cx="5731510" cy="4084175"/>
                      </a:xfrm>
                      <a:prstGeom prst="rect">
                        <a:avLst/>
                      </a:prstGeom>
                    </pic:spPr>
                  </pic:pic>
                </a:graphicData>
              </a:graphic>
            </wp:inline>
          </w:drawing>
        </w:r>
      </w:ins>
    </w:p>
    <w:p>
      <w:pPr>
        <w:rPr>
          <w:ins w:id="10399" w:author="Claude" w:date="2026-09-02T12:00:00Z"/>
          <w:rFonts w:ascii="Times New Roman" w:hAnsi="Times New Roman" w:cs="Times New Roman"/>
          <w:lang w:val="en-GB"/>
        </w:rPr>
      </w:pPr>
      <w:ins w:id="10400" w:author="Claude" w:date="2026-09-02T12:00:00Z">
        <w:r>
          <w:rPr>
            <w:rFonts w:ascii="Times New Roman" w:hAnsi="Times New Roman" w:cs="Times New Roman"/>
            <w:lang w:val="en-GB"/>
          </w:rPr>
          <w:t xml:space="preserve">Figure 1.8. Divergence of the operating speed and the first bending critical speed along the tip-speed-limited design path. The rotordynamic margin degrades as the fourth power of the speed multiplier.</w:t>
        </w:r>
      </w:ins>
    </w:p>
    <w:p w14:paraId="32BDA5B1" w14:textId="77777777" w:rsidR="00FD0ED2" w:rsidRPr="001D4F32" w:rsidRDefault="00FD0ED2" w:rsidP="00FD0ED2">
      <w:pPr>
        <w:pStyle w:val="Balk2"/>
        <w:rPr>
          <w:rFonts w:ascii="Times New Roman" w:hAnsi="Times New Roman" w:cs="Times New Roman"/>
          <w:lang w:val="en-GB"/>
        </w:rPr>
      </w:pPr>
      <w:r>
        <w:rPr>
          <w:rFonts w:ascii="Times New Roman" w:hAnsi="Times New Roman" w:cs="Times New Roman"/>
          <w:lang w:val="en-GB"/>
        </w:rPr>
        <w:t>1.6 Summary: Framing the Design Challenges Ahead</w:t>
      </w:r>
    </w:p>
    <w:p w14:paraId="308A53B0" w14:textId="71168616" w:rsidR="00FD0ED2" w:rsidRDefault="00FD0ED2" w:rsidP="00FD0ED2">
      <w:pPr>
        <w:rPr>
          <w:rFonts w:ascii="Times New Roman" w:hAnsi="Times New Roman" w:cs="Times New Roman"/>
          <w:lang w:val="en-GB"/>
        </w:rPr>
      </w:pPr>
      <w:r>
        <w:rPr>
          <w:rFonts w:ascii="Times New Roman" w:hAnsi="Times New Roman" w:cs="Times New Roman"/>
          <w:lang w:val="en-GB"/>
        </w:rPr>
        <w:t>As we conclude this introduction, it becomes clear that high-speed electrical machine design is not merely an extension of conventional machine design to higher frequencies. It is a distinct engineering discipline defined by the collapse of safety margins and the intense coupling of disparate physical domains. To succeed in this field, the designer must navigate what can be described as the "high-speed trilemma."</w:t>
      </w:r>
    </w:p>
    <w:p w14:paraId="3DDB0837" w14:textId="67437BE5" w:rsidR="001151D3" w:rsidRDefault="001151D3" w:rsidP="00FD0ED2">
      <w:pPr>
        <w:rPr>
          <w:rFonts w:ascii="Times New Roman" w:hAnsi="Times New Roman" w:cs="Times New Roman"/>
          <w:lang w:val="en-GB"/>
        </w:rPr>
      </w:pPr>
      <w:del w:id="10461" w:author="Claude" w:date="2026-09-02T12:00:00Z">
        <w:r>
          <w:rPr>
            <w:rFonts w:ascii="Times New Roman" w:hAnsi="Times New Roman" w:cs="Times New Roman"/>
            <w:noProof/>
            <w:lang w:val="en-GB"/>
          </w:rPr>
          <w:drawing>
            <wp:inline distT="0" distB="0" distL="0" distR="0" wp14:anchorId="22F4EC17" wp14:editId="705E4728">
              <wp:extent cx="5731510" cy="3199130"/>
              <wp:effectExtent l="0" t="0" r="2540" b="1270"/>
              <wp:docPr id="710352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52468" name="Picture 710352468"/>
                      <pic:cNvPicPr/>
                    </pic:nvPicPr>
                    <pic:blipFill>
                      <a:blip r:embed="rId11">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del>
      <w:ins w:id="10463" w:author="Claude" w:date="2026-09-02T12:00:00Z">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5028387"/>
              <wp:effectExtent l="0" t="0" r="0" b="0"/>
              <wp:docPr id="900000007" name="Picture 900000007"/>
              <wp:cNvGraphicFramePr>
                <a:graphicFrameLocks noChangeAspect="1"/>
              </wp:cNvGraphicFramePr>
              <a:graphic>
                <a:graphicData uri="http://schemas.openxmlformats.org/drawingml/2006/picture">
                  <pic:pic>
                    <pic:nvPicPr>
                      <pic:cNvPr id="900000007" name="fig_trilemma.png"/>
                      <pic:cNvPicPr/>
                    </pic:nvPicPr>
                    <pic:blipFill>
                      <a:blip r:embed="rId107"/>
                      <a:stretch>
                        <a:fillRect/>
                      </a:stretch>
                    </pic:blipFill>
                    <pic:spPr>
                      <a:xfrm>
                        <a:off x="0" y="0"/>
                        <a:ext cx="5731510" cy="5028387"/>
                      </a:xfrm>
                      <a:prstGeom prst="rect">
                        <a:avLst/>
                      </a:prstGeom>
                    </pic:spPr>
                  </pic:pic>
                </a:graphicData>
              </a:graphic>
            </wp:inline>
          </w:drawing>
        </w:r>
      </w:ins>
    </w:p>
    <w:p w14:paraId="3FA3F119" w14:textId="008629B9" w:rsidR="001151D3" w:rsidRPr="001D4F32" w:rsidRDefault="001151D3" w:rsidP="00FD0ED2">
      <w:pPr>
        <w:rPr>
          <w:rFonts w:ascii="Times New Roman" w:hAnsi="Times New Roman" w:cs="Times New Roman"/>
          <w:lang w:val="en-GB"/>
        </w:rPr>
      </w:pPr>
      <w:del w:id="10172" w:author="Claude" w:date="2026-09-02T12:00:00Z">
        <w:r>
          <w:rPr>
            <w:rFonts w:ascii="Times New Roman" w:hAnsi="Times New Roman" w:cs="Times New Roman"/>
            <w:lang w:val="en-GB"/>
          </w:rPr>
          <w:delText>Fig. 5 Caption</w:delText>
        </w:r>
      </w:del>
      <w:ins w:id="10173" w:author="Claude" w:date="2026-09-02T12:00:00Z">
        <w:r>
          <w:rPr>
            <w:rFonts w:ascii="Times New Roman" w:hAnsi="Times New Roman" w:cs="Times New Roman"/>
            <w:lang w:val="en-GB"/>
          </w:rPr>
          <w:t xml:space="preserve">Figure 1.9. The high-speed trilemma and its gatekeeper. Each remedy at one vertex creates the problem at the next: mechanical reinforcement widens the effective air gap, the pole count and frequency chosen for power density raise the iron and windage losses, and the cooling geometry needed to remove them erodes stiffness and lengthens the rotor. The design space therefore closes on itself, and feasible machines occupy the window at its centre. The power electronic interface decides which part of that window can be reached: silicon IGBT converters admit the low-pole industrial topology, while the high-pole mobile topology is feasible only with SiC or GaN switching.</w:t>
        </w:r>
      </w:ins>
    </w:p>
    <w:p w14:paraId="45B95F5A" w14:textId="13DB7B8B" w:rsidR="00FD0ED2" w:rsidRPr="001D4F32" w:rsidRDefault="00FD0ED2" w:rsidP="00FD0ED2">
      <w:pPr>
        <w:pStyle w:val="Balk3"/>
        <w:rPr>
          <w:rFonts w:ascii="Times New Roman" w:hAnsi="Times New Roman" w:cs="Times New Roman"/>
          <w:lang w:val="en-GB"/>
        </w:rPr>
      </w:pPr>
      <w:r>
        <w:rPr>
          <w:rFonts w:ascii="Times New Roman" w:hAnsi="Times New Roman" w:cs="Times New Roman"/>
          <w:lang w:val="en-GB"/>
        </w:rPr>
        <w:t>1.6.1 The high-speed trilemma</w:t>
      </w:r>
    </w:p>
    <w:p w14:paraId="738BE66B" w14:textId="77777777" w:rsidR="00FD0ED2" w:rsidRPr="001D4F32" w:rsidRDefault="00FD0ED2" w:rsidP="00FD0ED2">
      <w:pPr>
        <w:rPr>
          <w:rFonts w:ascii="Times New Roman" w:hAnsi="Times New Roman" w:cs="Times New Roman"/>
          <w:lang w:val="en-GB"/>
        </w:rPr>
      </w:pPr>
      <w:r>
        <w:rPr>
          <w:rFonts w:ascii="Times New Roman" w:hAnsi="Times New Roman" w:cs="Times New Roman"/>
          <w:lang w:val="en-GB"/>
        </w:rPr>
        <w:t>The design space is bounded by three competing forces that are in constant tension. A move to satisfy one frequently destabilizes the other two:</w:t>
      </w:r>
    </w:p>
    <w:p w14:paraId="59139832" w14:textId="6A93446E" w:rsidR="00FD0ED2" w:rsidRPr="001D4F32" w:rsidRDefault="00FD0ED2" w:rsidP="00FD0ED2">
      <w:pPr>
        <w:numPr>
          <w:ilvl w:val="0"/>
          <w:numId w:val="30"/>
        </w:numPr>
        <w:rPr>
          <w:rFonts w:ascii="Times New Roman" w:hAnsi="Times New Roman" w:cs="Times New Roman"/>
          <w:lang w:val="en-GB"/>
        </w:rPr>
      </w:pPr>
      <w:r>
        <w:rPr>
          <w:rFonts w:ascii="Times New Roman" w:hAnsi="Times New Roman" w:cs="Times New Roman"/>
          <w:b/>
          <w:bCs/>
          <w:lang w:val="en-GB"/>
        </w:rPr>
        <w:lastRenderedPageBreak/>
        <w:t>Mechanical Integrity:</w:t>
      </w:r>
      <w:r>
        <w:rPr>
          <w:rFonts w:ascii="Times New Roman" w:hAnsi="Times New Roman" w:cs="Times New Roman"/>
          <w:lang w:val="en-GB"/>
        </w:rPr>
        <w:t xml:space="preserve"> To survive the </w:t>
      </w:r>
      <w:r>
        <w:rPr>
          <w:rFonts w:ascii="Times New Roman" w:hAnsi="Times New Roman" w:cs="Times New Roman"/>
          <w:i/>
          <w:iCs/>
          <w:lang w:val="en-GB"/>
        </w:rPr>
        <w:t>r</w:t>
        <w:sym w:font="Symbol" w:char="F057"/>
      </w:r>
      <w:r>
        <w:rPr>
          <w:rFonts w:ascii="Times New Roman" w:hAnsi="Times New Roman" w:cs="Times New Roman"/>
          <w:vertAlign w:val="superscript"/>
          <w:lang w:val="en-GB"/>
        </w:rPr>
        <w:t xml:space="preserve"> 2</w:t>
      </w:r>
      <w:r>
        <w:rPr>
          <w:rFonts w:ascii="Times New Roman" w:hAnsi="Times New Roman" w:cs="Times New Roman"/>
          <w:lang w:val="en-GB"/>
        </w:rPr>
        <w:t xml:space="preserve"> wall, the rotor must be slender and reinforced. However, adding mechanical reinforcement (like a thick Carbon Fiber sleeve) increases the effective air gap, which cripples the Electromagnetic performance.</w:t>
      </w:r>
    </w:p>
    <w:p w14:paraId="5FC2A3C8" w14:textId="77777777" w:rsidR="00FD0ED2" w:rsidRPr="001D4F32" w:rsidRDefault="00FD0ED2" w:rsidP="00FD0ED2">
      <w:pPr>
        <w:numPr>
          <w:ilvl w:val="0"/>
          <w:numId w:val="30"/>
        </w:numPr>
        <w:rPr>
          <w:rFonts w:ascii="Times New Roman" w:hAnsi="Times New Roman" w:cs="Times New Roman"/>
          <w:lang w:val="en-GB"/>
        </w:rPr>
      </w:pPr>
      <w:r>
        <w:rPr>
          <w:rFonts w:ascii="Times New Roman" w:hAnsi="Times New Roman" w:cs="Times New Roman"/>
          <w:b/>
          <w:bCs/>
          <w:lang w:val="en-GB"/>
        </w:rPr>
        <w:t>Electromagnetic Efficiency:</w:t>
      </w:r>
      <w:r>
        <w:rPr>
          <w:rFonts w:ascii="Times New Roman" w:hAnsi="Times New Roman" w:cs="Times New Roman"/>
          <w:lang w:val="en-GB"/>
        </w:rPr>
        <w:t xml:space="preserve"> To maximize power density and minimize mass, we push for higher pole counts and higher frequencies. This, however, leads to a massive increase in iron and windage losses, creating a Thermal load that the small physical size of the machine cannot easily dissipate.</w:t>
      </w:r>
    </w:p>
    <w:p w14:paraId="491225E5" w14:textId="079D24E4" w:rsidR="00FD0ED2" w:rsidRPr="001D4F32" w:rsidRDefault="00FD0ED2" w:rsidP="00FD0ED2">
      <w:pPr>
        <w:numPr>
          <w:ilvl w:val="0"/>
          <w:numId w:val="30"/>
        </w:numPr>
        <w:rPr>
          <w:rFonts w:ascii="Times New Roman" w:hAnsi="Times New Roman" w:cs="Times New Roman"/>
          <w:lang w:val="en-GB"/>
        </w:rPr>
      </w:pPr>
      <w:r>
        <w:rPr>
          <w:rFonts w:ascii="Times New Roman" w:hAnsi="Times New Roman" w:cs="Times New Roman"/>
          <w:b/>
          <w:bCs/>
          <w:lang w:val="en-GB"/>
        </w:rPr>
        <w:t>Thermal Management:</w:t>
      </w:r>
      <w:r>
        <w:rPr>
          <w:rFonts w:ascii="Times New Roman" w:hAnsi="Times New Roman" w:cs="Times New Roman"/>
          <w:lang w:val="en-GB"/>
        </w:rPr>
        <w:t xml:space="preserve"> To remove the heat from concentrated losses, we need aggressive cooling. Yet, the inclusion of cooling channels or complex jacket geometries can compromise the Mechanical stiffness of the stator or increase the </w:t>
      </w:r>
      <w:r>
        <w:rPr>
          <w:rFonts w:ascii="Times New Roman" w:hAnsi="Times New Roman" w:cs="Times New Roman"/>
          <w:i/>
          <w:iCs/>
          <w:lang w:val="en-GB"/>
        </w:rPr>
        <w:t>l/D</w:t>
      </w:r>
      <w:r>
        <w:rPr>
          <w:rFonts w:ascii="Times New Roman" w:hAnsi="Times New Roman" w:cs="Times New Roman"/>
          <w:lang w:val="en-GB"/>
        </w:rPr>
        <w:t xml:space="preserve"> ratio, leading to rotordynamic challenges.</w:t>
      </w:r>
    </w:p>
    <w:p w14:paraId="58448DCB" w14:textId="31C64D35" w:rsidR="00FD0ED2" w:rsidRPr="001D4F32" w:rsidRDefault="00FD0ED2" w:rsidP="00FD0ED2">
      <w:pPr>
        <w:rPr>
          <w:rFonts w:ascii="Times New Roman" w:hAnsi="Times New Roman" w:cs="Times New Roman"/>
          <w:lang w:val="en-GB"/>
        </w:rPr>
      </w:pPr>
      <w:r>
        <w:rPr>
          <w:rFonts w:ascii="Times New Roman" w:hAnsi="Times New Roman" w:cs="Times New Roman"/>
          <w:lang w:val="en-GB"/>
        </w:rPr>
        <w:t xml:space="preserve">This trilemma is further complicated by the power electronic interface. As we have seen, the choice of semiconductor (IGBT vs. SiC) acts as the gatekeeper, determining whether a low-pole industrial topology or a high-pole mobile topology is even feasible.</w:t>
      </w:r>
    </w:p>
    <w:p w14:paraId="35011C1F" w14:textId="77777777" w:rsidR="001826CA" w:rsidRPr="001D4F32" w:rsidRDefault="001826CA" w:rsidP="001826CA">
      <w:pPr>
        <w:pStyle w:val="Balk3"/>
        <w:rPr>
          <w:rFonts w:ascii="Times New Roman" w:hAnsi="Times New Roman" w:cs="Times New Roman"/>
          <w:lang w:val="en-GB"/>
        </w:rPr>
      </w:pPr>
      <w:r>
        <w:rPr>
          <w:rFonts w:ascii="Times New Roman" w:hAnsi="Times New Roman" w:cs="Times New Roman"/>
          <w:lang w:val="en-GB"/>
        </w:rPr>
        <w:t>1.6.2 Roadmap of the Following Book Chapters</w:t>
      </w:r>
    </w:p>
    <w:p w14:paraId="06A0A8A2" w14:textId="77777777" w:rsidR="001826CA" w:rsidRPr="001D4F32" w:rsidRDefault="001826CA" w:rsidP="001826CA">
      <w:pPr>
        <w:rPr>
          <w:del w:id="10403" w:author="Claude" w:date="2026-09-02T12:00:00Z"/>
          <w:rFonts w:ascii="Times New Roman" w:hAnsi="Times New Roman" w:cs="Times New Roman"/>
          <w:lang w:val="en-GB"/>
        </w:rPr>
      </w:pPr>
      <w:del w:id="10404" w:author="Claude" w:date="2026-09-02T12:00:00Z">
        <w:r>
          <w:rPr>
            <w:rFonts w:ascii="Times New Roman" w:hAnsi="Times New Roman" w:cs="Times New Roman"/>
            <w:lang w:val="en-GB"/>
          </w:rPr>
          <w:delText>This book is structured as a comprehensive journey through the multidisciplinary landscape of high-speed engineering. Following this introduction, the text is organized into six specialized parts, each addressing a critical pillar of the "High-Speed Trilemma."</w:delText>
        </w:r>
      </w:del>
    </w:p>
    <w:p w14:paraId="5C71FA62" w14:textId="77777777" w:rsidR="001826CA" w:rsidRPr="001D4F32" w:rsidRDefault="001826CA" w:rsidP="001826CA">
      <w:pPr>
        <w:rPr>
          <w:del w:id="10405" w:author="Claude" w:date="2026-09-02T12:00:00Z"/>
          <w:rFonts w:ascii="Times New Roman" w:hAnsi="Times New Roman" w:cs="Times New Roman"/>
          <w:b/>
          <w:bCs/>
          <w:lang w:val="en-GB"/>
        </w:rPr>
      </w:pPr>
      <w:del w:id="10406" w:author="Claude" w:date="2026-09-02T12:00:00Z">
        <w:r>
          <w:rPr>
            <w:rFonts w:ascii="Times New Roman" w:hAnsi="Times New Roman" w:cs="Times New Roman"/>
            <w:b/>
            <w:bCs/>
            <w:lang w:val="en-GB"/>
          </w:rPr>
          <w:delText>Part I: Fundamentals and Machine Topologies</w:delText>
        </w:r>
      </w:del>
    </w:p>
    <w:p w14:paraId="1B9F6FE6" w14:textId="1B320DF0" w:rsidR="001826CA" w:rsidRPr="001D4F32" w:rsidRDefault="001826CA" w:rsidP="001826CA">
      <w:pPr>
        <w:rPr>
          <w:del w:id="10407" w:author="Claude" w:date="2026-09-02T12:00:00Z"/>
          <w:rFonts w:ascii="Times New Roman" w:hAnsi="Times New Roman" w:cs="Times New Roman"/>
          <w:lang w:val="en-GB"/>
        </w:rPr>
      </w:pPr>
      <w:del w:id="10408" w:author="Claude" w:date="2026-09-02T12:00:00Z">
        <w:r>
          <w:rPr>
            <w:rFonts w:ascii="Times New Roman" w:hAnsi="Times New Roman" w:cs="Times New Roman"/>
            <w:lang w:val="en-GB"/>
          </w:rPr>
          <w:delText xml:space="preserve">The first section establishes the electromagnetic "blueprints" for high-speed operation. Chapter 2 explores the induction machine, weighing the extreme robustness of solid rotors against the efficiency of laminated designs. Chapter 3 dives into reluctance-torque-based machines, addressing how their rotor simplicity aids in high-temperature survival, despite challenges in acoustic noise. Chapter 4 concludes the topologies section with permanent magnet synchronous machines, detailing the structural trade-offs between surface-mounted and interior magnet placements.</w:delText>
        </w:r>
      </w:del>
    </w:p>
    <w:p w14:paraId="4E948C6B" w14:textId="77777777" w:rsidR="001826CA" w:rsidRPr="001D4F32" w:rsidRDefault="001826CA" w:rsidP="001826CA">
      <w:pPr>
        <w:rPr>
          <w:del w:id="10409" w:author="Claude" w:date="2026-09-02T12:00:00Z"/>
          <w:rFonts w:ascii="Times New Roman" w:hAnsi="Times New Roman" w:cs="Times New Roman"/>
          <w:b/>
          <w:bCs/>
          <w:lang w:val="en-GB"/>
        </w:rPr>
      </w:pPr>
      <w:del w:id="10410" w:author="Claude" w:date="2026-09-02T12:00:00Z">
        <w:r>
          <w:rPr>
            <w:rFonts w:ascii="Times New Roman" w:hAnsi="Times New Roman" w:cs="Times New Roman"/>
            <w:b/>
            <w:bCs/>
            <w:lang w:val="en-GB"/>
          </w:rPr>
          <w:delText>Part II: Electromagnetic Design and Analysis</w:delText>
        </w:r>
      </w:del>
    </w:p>
    <w:p w14:paraId="33DBB1C0" w14:textId="77777777" w:rsidR="001826CA" w:rsidRPr="001D4F32" w:rsidRDefault="001826CA" w:rsidP="001826CA">
      <w:pPr>
        <w:rPr>
          <w:del w:id="10411" w:author="Claude" w:date="2026-09-02T12:00:00Z"/>
          <w:rFonts w:ascii="Times New Roman" w:hAnsi="Times New Roman" w:cs="Times New Roman"/>
          <w:lang w:val="en-GB"/>
        </w:rPr>
      </w:pPr>
      <w:del w:id="10412" w:author="Claude" w:date="2026-09-02T12:00:00Z">
        <w:r>
          <w:rPr>
            <w:rFonts w:ascii="Times New Roman" w:hAnsi="Times New Roman" w:cs="Times New Roman"/>
            <w:lang w:val="en-GB"/>
          </w:rPr>
          <w:delText>With the topologies defined, we move into the granular physics of loss and efficiency. Chapter 5 addresses the "AC Copper Loss" challenge, comparing Litz wire and form-wound conductors to mitigate skin and proximity effects. Chapter 6 provides a deep characterization of Iron Losses in the kilohertz range, while Chapter 7 focuses on Parasitic Losses, such as eddy currents in rotor sleeves and the necessity of magnet segmentation.</w:delText>
        </w:r>
      </w:del>
    </w:p>
    <w:p w14:paraId="0E3ED42A" w14:textId="77777777" w:rsidR="001826CA" w:rsidRPr="001D4F32" w:rsidRDefault="001826CA" w:rsidP="001826CA">
      <w:pPr>
        <w:rPr>
          <w:del w:id="10413" w:author="Claude" w:date="2026-09-02T12:00:00Z"/>
          <w:rFonts w:ascii="Times New Roman" w:hAnsi="Times New Roman" w:cs="Times New Roman"/>
          <w:b/>
          <w:bCs/>
          <w:lang w:val="en-GB"/>
        </w:rPr>
      </w:pPr>
      <w:del w:id="10414" w:author="Claude" w:date="2026-09-02T12:00:00Z">
        <w:r>
          <w:rPr>
            <w:rFonts w:ascii="Times New Roman" w:hAnsi="Times New Roman" w:cs="Times New Roman"/>
            <w:b/>
            <w:bCs/>
            <w:lang w:val="en-GB"/>
          </w:rPr>
          <w:delText xml:space="preserve">Part III: Mechanical Design and Rotordynamics</w:delText>
        </w:r>
      </w:del>
    </w:p>
    <w:p w14:paraId="1B5E18B1" w14:textId="6974FB7B" w:rsidR="001826CA" w:rsidRPr="001D4F32" w:rsidRDefault="001826CA" w:rsidP="001826CA">
      <w:pPr>
        <w:rPr>
          <w:del w:id="10415" w:author="Claude" w:date="2026-09-02T12:00:00Z"/>
          <w:rFonts w:ascii="Times New Roman" w:hAnsi="Times New Roman" w:cs="Times New Roman"/>
          <w:lang w:val="en-GB"/>
        </w:rPr>
      </w:pPr>
      <w:del w:id="10416" w:author="Claude" w:date="2026-09-02T12:00:00Z">
        <w:r>
          <w:rPr>
            <w:rFonts w:ascii="Times New Roman" w:hAnsi="Times New Roman" w:cs="Times New Roman"/>
            <w:lang w:val="en-GB"/>
          </w:rPr>
          <w:delText xml:space="preserve">This part addresses the </w:delText>
        </w:r>
      </w:del>
      <w:del w:id="10417" w:author="Claude" w:date="2026-09-02T12:00:00Z">
        <w:r>
          <w:rPr>
            <w:rFonts w:ascii="Times New Roman" w:hAnsi="Times New Roman" w:cs="Times New Roman"/>
            <w:i/>
            <w:iCs/>
            <w:lang w:val="en-GB"/>
          </w:rPr>
          <w:delText>r</w:delText>
          <w:sym w:font="Symbol" w:char="F057"/>
        </w:r>
      </w:del>
      <w:del w:id="10418" w:author="Claude" w:date="2026-09-02T12:00:00Z">
        <w:r>
          <w:rPr>
            <w:rFonts w:ascii="Times New Roman" w:hAnsi="Times New Roman" w:cs="Times New Roman"/>
            <w:vertAlign w:val="superscript"/>
            <w:lang w:val="en-GB"/>
          </w:rPr>
          <w:delText xml:space="preserve"> 2</w:delText>
        </w:r>
      </w:del>
      <w:del w:id="10419" w:author="Claude" w:date="2026-09-02T12:00:00Z">
        <w:r>
          <w:rPr>
            <w:rFonts w:ascii="Times New Roman" w:hAnsi="Times New Roman" w:cs="Times New Roman"/>
            <w:lang w:val="en-GB"/>
          </w:rPr>
          <w:delText xml:space="preserve"> wall and the stability of the rotating assembly. Chapter 8 details Rotor Stress Analysis, comparing carbon fiber and metallic sleeves for magnet retention. Chapter 9 provides the tools for Rotordynamic Control, including Campbell diagrams and the management of gyroscopic effects. Finally, Chapter 10 explores the Tribology of the system, from high-precision rolling elements to Active Magnetic Bearings (AMB) and air foil systems.</w:delText>
        </w:r>
      </w:del>
    </w:p>
    <w:p w14:paraId="03E5F215" w14:textId="77777777" w:rsidR="001826CA" w:rsidRPr="001D4F32" w:rsidRDefault="001826CA" w:rsidP="001826CA">
      <w:pPr>
        <w:rPr>
          <w:del w:id="10420" w:author="Claude" w:date="2026-09-02T12:00:00Z"/>
          <w:rFonts w:ascii="Times New Roman" w:hAnsi="Times New Roman" w:cs="Times New Roman"/>
          <w:b/>
          <w:bCs/>
          <w:lang w:val="en-GB"/>
        </w:rPr>
      </w:pPr>
      <w:del w:id="10421" w:author="Claude" w:date="2026-09-02T12:00:00Z">
        <w:r>
          <w:rPr>
            <w:rFonts w:ascii="Times New Roman" w:hAnsi="Times New Roman" w:cs="Times New Roman"/>
            <w:b/>
            <w:bCs/>
            <w:lang w:val="en-GB"/>
          </w:rPr>
          <w:delText>Part IV: Material Science for High-Speed Machines</w:delText>
        </w:r>
      </w:del>
    </w:p>
    <w:p w14:paraId="2784B073" w14:textId="26216C39" w:rsidR="001826CA" w:rsidRPr="001D4F32" w:rsidRDefault="001826CA" w:rsidP="001826CA">
      <w:pPr>
        <w:rPr>
          <w:del w:id="10422" w:author="Claude" w:date="2026-09-02T12:00:00Z"/>
          <w:rFonts w:ascii="Times New Roman" w:hAnsi="Times New Roman" w:cs="Times New Roman"/>
          <w:lang w:val="en-GB"/>
        </w:rPr>
      </w:pPr>
      <w:del w:id="10423" w:author="Claude" w:date="2026-09-02T12:00:00Z">
        <w:r>
          <w:rPr>
            <w:rFonts w:ascii="Times New Roman" w:hAnsi="Times New Roman" w:cs="Times New Roman"/>
            <w:lang w:val="en-GB"/>
          </w:rPr>
          <w:delText xml:space="preserve">The limits of the machine are often the limits of its materials. Chapter 11 discusses Soft Magnetic Materials, including ultra-thin CoFe laminations and amorphous metals. Chapter 12 focuses on the mechanical and thermal stability of Permanent Magnets, while Chapter 13 addresses the Insulation Systems required to survive the high d</w:delText>
        </w:r>
      </w:del>
      <w:del w:id="10424" w:author="Claude" w:date="2026-09-02T12:00:00Z">
        <w:r>
          <w:rPr>
            <w:rFonts w:ascii="Times New Roman" w:hAnsi="Times New Roman" w:cs="Times New Roman"/>
            <w:i/>
            <w:iCs/>
            <w:lang w:val="en-GB"/>
          </w:rPr>
          <w:delText>u</w:delText>
        </w:r>
      </w:del>
      <w:del w:id="10425" w:author="Claude" w:date="2026-09-02T12:00:00Z">
        <w:r>
          <w:rPr>
            <w:rFonts w:ascii="Times New Roman" w:hAnsi="Times New Roman" w:cs="Times New Roman"/>
            <w:lang w:val="en-GB"/>
          </w:rPr>
          <w:delText>/d</w:delText>
        </w:r>
      </w:del>
      <w:del w:id="10426" w:author="Claude" w:date="2026-09-02T12:00:00Z">
        <w:r>
          <w:rPr>
            <w:rFonts w:ascii="Times New Roman" w:hAnsi="Times New Roman" w:cs="Times New Roman"/>
            <w:i/>
            <w:iCs/>
            <w:lang w:val="en-GB"/>
          </w:rPr>
          <w:delText>t</w:delText>
        </w:r>
      </w:del>
      <w:del w:id="10427" w:author="Claude" w:date="2026-09-02T12:00:00Z">
        <w:r>
          <w:rPr>
            <w:rFonts w:ascii="Times New Roman" w:hAnsi="Times New Roman" w:cs="Times New Roman"/>
            <w:lang w:val="en-GB"/>
          </w:rPr>
          <w:delText xml:space="preserve"> stresses of modern inverters.</w:delText>
        </w:r>
      </w:del>
    </w:p>
    <w:p w14:paraId="2871F4AF" w14:textId="77777777" w:rsidR="001826CA" w:rsidRPr="001D4F32" w:rsidRDefault="001826CA" w:rsidP="001826CA">
      <w:pPr>
        <w:rPr>
          <w:del w:id="10428" w:author="Claude" w:date="2026-09-02T12:00:00Z"/>
          <w:rFonts w:ascii="Times New Roman" w:hAnsi="Times New Roman" w:cs="Times New Roman"/>
          <w:b/>
          <w:bCs/>
          <w:lang w:val="en-GB"/>
        </w:rPr>
      </w:pPr>
      <w:del w:id="10429" w:author="Claude" w:date="2026-09-02T12:00:00Z">
        <w:r>
          <w:rPr>
            <w:rFonts w:ascii="Times New Roman" w:hAnsi="Times New Roman" w:cs="Times New Roman"/>
            <w:b/>
            <w:bCs/>
            <w:lang w:val="en-GB"/>
          </w:rPr>
          <w:lastRenderedPageBreak/>
          <w:delText>Part V: Thermal Management</w:delText>
        </w:r>
      </w:del>
    </w:p>
    <w:p w14:paraId="36C4AD4C" w14:textId="77777777" w:rsidR="001826CA" w:rsidRPr="001D4F32" w:rsidRDefault="001826CA" w:rsidP="001826CA">
      <w:pPr>
        <w:rPr>
          <w:del w:id="10430" w:author="Claude" w:date="2026-09-02T12:00:00Z"/>
          <w:rFonts w:ascii="Times New Roman" w:hAnsi="Times New Roman" w:cs="Times New Roman"/>
          <w:lang w:val="en-GB"/>
        </w:rPr>
      </w:pPr>
      <w:del w:id="10431" w:author="Claude" w:date="2026-09-02T12:00:00Z">
        <w:r>
          <w:rPr>
            <w:rFonts w:ascii="Times New Roman" w:hAnsi="Times New Roman" w:cs="Times New Roman"/>
            <w:lang w:val="en-GB"/>
          </w:rPr>
          <w:delText>Because high speed equates to high loss density, thermal design is paramount. Chapter 14 breaks down the physics of Aerodynamic and Windage Losses, including Taylor-Couette flow in the air gap. Chapter 15 presents Advanced Cooling Techniques, ranging from stator water jackets to direct in-slot cooling and hollow-shaft fluid circulation.</w:delText>
        </w:r>
      </w:del>
    </w:p>
    <w:p w14:paraId="323920A4" w14:textId="77777777" w:rsidR="001826CA" w:rsidRPr="001D4F32" w:rsidRDefault="001826CA" w:rsidP="001826CA">
      <w:pPr>
        <w:rPr>
          <w:del w:id="10432" w:author="Claude" w:date="2026-09-02T12:00:00Z"/>
          <w:rFonts w:ascii="Times New Roman" w:hAnsi="Times New Roman" w:cs="Times New Roman"/>
          <w:b/>
          <w:bCs/>
          <w:lang w:val="en-GB"/>
        </w:rPr>
      </w:pPr>
      <w:del w:id="10433" w:author="Claude" w:date="2026-09-02T12:00:00Z">
        <w:r>
          <w:rPr>
            <w:rFonts w:ascii="Times New Roman" w:hAnsi="Times New Roman" w:cs="Times New Roman"/>
            <w:b/>
            <w:bCs/>
            <w:lang w:val="en-GB"/>
          </w:rPr>
          <w:delText>Part VI: System Integration, Control, and Reliability</w:delText>
        </w:r>
      </w:del>
    </w:p>
    <w:p w14:paraId="54A5F9DC" w14:textId="5EF1BB50" w:rsidR="001826CA" w:rsidRPr="001D4F32" w:rsidRDefault="001826CA" w:rsidP="001826CA">
      <w:pPr>
        <w:rPr>
          <w:del w:id="10434" w:author="Claude" w:date="2026-09-02T12:00:00Z"/>
          <w:rFonts w:ascii="Times New Roman" w:hAnsi="Times New Roman" w:cs="Times New Roman"/>
          <w:lang w:val="en-GB"/>
        </w:rPr>
      </w:pPr>
      <w:del w:id="10435" w:author="Claude" w:date="2026-09-02T12:00:00Z">
        <w:r>
          <w:rPr>
            <w:rFonts w:ascii="Times New Roman" w:hAnsi="Times New Roman" w:cs="Times New Roman"/>
            <w:lang w:val="en-GB"/>
          </w:rPr>
          <w:delText xml:space="preserve">The final section treats the machine as part of a larger, living system. Chapter 16 details the Power Electronics Interface, specifically the role of SiC and GaN devices. Chapter 17 addresses the complexities of sensorless control at high fundamental frequencies, while Chapter 18 tackles the specific NVH (Noise, Vibration, and Harshness) signatures of HS drives. The book concludes with Chapter 19, focused on Reliability and Testing, outlining the protocols for overspeed safety and the mitigation of bearing currents to ensure long-term survival in the field.</w:delText>
        </w:r>
      </w:del>
    </w:p>
    <w:p>
      <w:pPr>
        <w:rPr>
          <w:ins w:id="10436" w:author="Claude" w:date="2026-09-02T12:00:00Z"/>
          <w:rFonts w:ascii="Times New Roman" w:hAnsi="Times New Roman" w:cs="Times New Roman"/>
          <w:lang w:val="en-GB"/>
        </w:rPr>
      </w:pPr>
      <w:ins w:id="10437" w:author="Claude" w:date="2026-09-02T12:00:00Z">
        <w:r>
          <w:rPr>
            <w:rFonts w:ascii="Times New Roman" w:hAnsi="Times New Roman" w:cs="Times New Roman"/>
            <w:lang w:val="en-GB"/>
          </w:rPr>
          <w:t xml:space="preserve">This book is structured as a journey through the multidisciplinary landscape of high-speed engineering, and its order follows the design sequence described in this chapter rather than the conventional one: the constraints that bind first are treated before the electromagnetic design that must fit within them. Two machines are carried through every design chapter and assembled into complete, measured designs at the end, a two-pole gearless industrial compressor drive and the six-pole traction machine of Table 1.1, so that each of the two paradigms has a worked example running through the whole book. Following this introduction, the text is organised into four parts.</w:t>
        </w:r>
      </w:ins>
    </w:p>
    <w:p>
      <w:pPr>
        <w:rPr>
          <w:ins w:id="10438" w:author="Claude" w:date="2026-09-02T12:00:00Z"/>
          <w:rFonts w:ascii="Times New Roman" w:hAnsi="Times New Roman" w:cs="Times New Roman"/>
          <w:b/>
          <w:bCs/>
          <w:lang w:val="en-GB"/>
        </w:rPr>
      </w:pPr>
      <w:ins w:id="10439" w:author="Claude" w:date="2026-09-02T12:00:00Z">
        <w:r>
          <w:rPr>
            <w:rFonts w:ascii="Times New Roman" w:hAnsi="Times New Roman" w:cs="Times New Roman"/>
            <w:b/>
            <w:bCs/>
            <w:lang w:val="en-GB"/>
          </w:rPr>
          <w:t xml:space="preserve">Part I: The High-Speed Design Space</w:t>
        </w:r>
      </w:ins>
    </w:p>
    <w:p>
      <w:pPr>
        <w:rPr>
          <w:ins w:id="10440" w:author="Claude" w:date="2026-09-02T12:00:00Z"/>
          <w:rFonts w:ascii="Times New Roman" w:hAnsi="Times New Roman" w:cs="Times New Roman"/>
          <w:lang w:val="en-GB"/>
        </w:rPr>
      </w:pPr>
      <w:ins w:id="10441" w:author="Claude" w:date="2026-09-02T12:00:00Z">
        <w:r>
          <w:rPr>
            <w:rFonts w:ascii="Times New Roman" w:hAnsi="Times New Roman" w:cs="Times New Roman"/>
            <w:lang w:val="en-GB"/>
          </w:rPr>
          <w:t xml:space="preserve">Chapter 2 surveys the applications, from gearless industrial compression through electric traction to aerospace propulsion and electrically assisted turbocharging, and calibrates the classification criteria of Section 1.1.1 against a population of built machines. Chapter 3 compares the candidate topologies, namely solid-rotor and laminated induction machines, synchronous and permanent-magnet-assisted reluctance machines, and surface- and interior-magnet synchronous machines, together with the choice of winding at high fundamental frequency; switched reluctance is treated briefly, because its converter falls outside the drive-interface thread that runs through the book.</w:t>
        </w:r>
      </w:ins>
    </w:p>
    <w:p>
      <w:pPr>
        <w:rPr>
          <w:ins w:id="10442" w:author="Claude" w:date="2026-09-02T12:00:00Z"/>
          <w:rFonts w:ascii="Times New Roman" w:hAnsi="Times New Roman" w:cs="Times New Roman"/>
          <w:b/>
          <w:bCs/>
          <w:lang w:val="en-GB"/>
        </w:rPr>
      </w:pPr>
      <w:ins w:id="10443" w:author="Claude" w:date="2026-09-02T12:00:00Z">
        <w:r>
          <w:rPr>
            <w:rFonts w:ascii="Times New Roman" w:hAnsi="Times New Roman" w:cs="Times New Roman"/>
            <w:b/>
            <w:bCs/>
            <w:lang w:val="en-GB"/>
          </w:rPr>
          <w:t xml:space="preserve">Part II: The Constraints that Bind First</w:t>
        </w:r>
      </w:ins>
    </w:p>
    <w:p>
      <w:pPr>
        <w:rPr>
          <w:ins w:id="10444" w:author="Claude" w:date="2026-09-02T12:00:00Z"/>
          <w:rFonts w:ascii="Times New Roman" w:hAnsi="Times New Roman" w:cs="Times New Roman"/>
          <w:lang w:val="en-GB"/>
        </w:rPr>
      </w:pPr>
      <w:ins w:id="10445" w:author="Claude" w:date="2026-09-02T12:00:00Z">
        <w:r>
          <w:rPr>
            <w:rFonts w:ascii="Times New Roman" w:hAnsi="Times New Roman" w:cs="Times New Roman"/>
            <w:lang w:val="en-GB"/>
          </w:rPr>
          <w:t xml:space="preserve">Chapter 4 addresses the </w:t>
        </w:r>
      </w:ins>
      <w:ins w:id="10446" w:author="Claude" w:date="2026-09-02T12:00:00Z">
        <w:r>
          <w:rPr>
            <w:rFonts w:ascii="Times New Roman" w:hAnsi="Times New Roman" w:cs="Times New Roman"/>
            <w:i/>
            <w:iCs/>
            <w:lang w:val="en-GB"/>
          </w:rPr>
          <w:t xml:space="preserve">r</w:t>
        </w:r>
      </w:ins>
      <w:ins w:id="10447" w:author="Claude" w:date="2026-09-02T12:00:00Z">
        <w:r>
          <w:rPr>
            <w:rFonts w:ascii="Times New Roman" w:hAnsi="Times New Roman" w:cs="Times New Roman"/>
            <w:lang w:val="en-GB"/>
          </w:rPr>
          <w:t xml:space="preserve">Ω</w:t>
        </w:r>
      </w:ins>
      <w:ins w:id="10448" w:author="Claude" w:date="2026-09-02T12:00:00Z">
        <w:r>
          <w:rPr>
            <w:rFonts w:ascii="Times New Roman" w:hAnsi="Times New Roman" w:cs="Times New Roman"/>
            <w:vertAlign w:val="superscript"/>
            <w:lang w:val="en-GB"/>
          </w:rPr>
          <w:t xml:space="preserve">2</w:t>
        </w:r>
      </w:ins>
      <w:ins w:id="10449" w:author="Claude" w:date="2026-09-02T12:00:00Z">
        <w:r>
          <w:rPr>
            <w:rFonts w:ascii="Times New Roman" w:hAnsi="Times New Roman" w:cs="Times New Roman"/>
            <w:lang w:val="en-GB"/>
          </w:rPr>
          <w:t xml:space="preserve"> wall directly: rotor stress analysis, magnet retention by carbon-fibre and metallic sleeves against interior-magnet bridge designs, and fatigue life and overspeed margin. Chapter 5 covers rotordynamics, with Campbell diagrams, gyroscopic effects, balancing and supercritical operation, together with the vibration and acoustic behaviour that follows. Chapter 6 treats the tribology of the support system: bearing selection from high-precision rolling elements through air foil systems to active magnetic bearings, lubrication and bearing losses at high speed, seals, and the damage mechanisms of wear, fretting and bearing currents.</w:t>
        </w:r>
      </w:ins>
    </w:p>
    <w:p>
      <w:pPr>
        <w:rPr>
          <w:ins w:id="10450" w:author="Claude" w:date="2026-09-02T12:00:00Z"/>
          <w:rFonts w:ascii="Times New Roman" w:hAnsi="Times New Roman" w:cs="Times New Roman"/>
          <w:b/>
          <w:bCs/>
          <w:lang w:val="en-GB"/>
        </w:rPr>
      </w:pPr>
      <w:ins w:id="10451" w:author="Claude" w:date="2026-09-02T12:00:00Z">
        <w:r>
          <w:rPr>
            <w:rFonts w:ascii="Times New Roman" w:hAnsi="Times New Roman" w:cs="Times New Roman"/>
            <w:b/>
            <w:bCs/>
            <w:lang w:val="en-GB"/>
          </w:rPr>
          <w:t xml:space="preserve">Part III: Electromagnetic and Thermal Design within the Constraints</w:t>
        </w:r>
      </w:ins>
    </w:p>
    <w:p>
      <w:pPr>
        <w:rPr>
          <w:ins w:id="10452" w:author="Claude" w:date="2026-09-02T12:00:00Z"/>
          <w:rFonts w:ascii="Times New Roman" w:hAnsi="Times New Roman" w:cs="Times New Roman"/>
          <w:lang w:val="en-GB"/>
        </w:rPr>
      </w:pPr>
      <w:ins w:id="10453" w:author="Claude" w:date="2026-09-02T12:00:00Z">
        <w:r>
          <w:rPr>
            <w:rFonts w:ascii="Times New Roman" w:hAnsi="Times New Roman" w:cs="Times New Roman"/>
            <w:lang w:val="en-GB"/>
          </w:rPr>
          <w:t xml:space="preserve">Chapter 7 develops the sizing procedure, working from the mechanical and rotordynamic limits inward to the electromagnetic design, with worked examples for both the industrial and the mobile paradigm; it also carries the thermal limit into the sizing loop itself, because thermal loading is the one constraint that cannot be evaluated until the machine already exists. Chapter 8 addresses AC copper losses, comparing Litz wire and form-wound conductors to mitigate skin and proximity effects. Chapter 9 treats the remaining losses that change in the kilohertz range: core losses with the soft magnetic materials and manufacturing effects behind them, eddy currents in sleeves and magnets and magnet segmentation, and aerodynamic and windage losses including Taylor–Couette flow in the air gap. Chapter 10 removes that heat. It treats the stator and rotor cooling architectures, air-gap convection derived from the same flow model as the windage loss, lumped-parameter thermal networks for machines whose loss density is several times the conventional value, and the magnet temperature and demagnetisation margin that is the binding thermal constraint in most permanent-magnet high-speed machines. The rotor is the difficult side, because the retaining sleeve that Chapter 4 requires for mechanical integrity is also a thermal insulator, and the trilemma of Section 1.6.1 is nowhere more explicit than there.</w:t>
        </w:r>
      </w:ins>
    </w:p>
    <w:p>
      <w:pPr>
        <w:rPr>
          <w:ins w:id="10454" w:author="Claude" w:date="2026-09-02T12:00:00Z"/>
          <w:rFonts w:ascii="Times New Roman" w:hAnsi="Times New Roman" w:cs="Times New Roman"/>
          <w:b/>
          <w:bCs/>
          <w:lang w:val="en-GB"/>
        </w:rPr>
      </w:pPr>
      <w:ins w:id="10455" w:author="Claude" w:date="2026-09-02T12:00:00Z">
        <w:r>
          <w:rPr>
            <w:rFonts w:ascii="Times New Roman" w:hAnsi="Times New Roman" w:cs="Times New Roman"/>
            <w:b/>
            <w:bCs/>
            <w:lang w:val="en-GB"/>
          </w:rPr>
          <w:t xml:space="preserve">Part IV: Delivery, the Drive and the Applications</w:t>
        </w:r>
      </w:ins>
    </w:p>
    <w:p>
      <w:pPr>
        <w:rPr>
          <w:ins w:id="10456" w:author="Claude" w:date="2026-09-02T12:00:00Z"/>
          <w:rFonts w:ascii="Times New Roman" w:hAnsi="Times New Roman" w:cs="Times New Roman"/>
          <w:lang w:val="en-GB"/>
        </w:rPr>
      </w:pPr>
      <w:ins w:id="10457" w:author="Claude" w:date="2026-09-02T12:00:00Z">
        <w:r>
          <w:rPr>
            <w:rFonts w:ascii="Times New Roman" w:hAnsi="Times New Roman" w:cs="Times New Roman"/>
            <w:lang w:val="en-GB"/>
          </w:rPr>
          <w:t xml:space="preserve">Chapter 11 treats the converter as the gatekeeper it is: the converter interface and the modulation ratio, the role of SiC and GaN devices, insulation stress under fast switching, bearing currents and electromagnetic compatibility, and the matching of each of the two machines to its converter. Chapter 12 takes up what the resulting pulse ratio does to the control. Where the switching frequency is no longer far above the fundamental, the computational and modulation delays occupy a substantial part of the period and the discrete-time nature of the regulator becomes a constraint on the machine rather than a detail of its implementation; current regulation, sensorless operation and run-up through the critical speeds are developed on that basis. Chapters 13 and 14 present complete design case studies, industrial and mobile respectively, each carried from specification to measured validation, with the test methods, the loss segregation at high speed, and the overspeed and endurance qualification that the applicable standards require.</w:t>
        </w:r>
      </w:ins>
    </w:p>
    <w:p w14:paraId="10281F6D" w14:textId="77777777" w:rsidR="001826CA" w:rsidRPr="001D4F32" w:rsidRDefault="001826CA" w:rsidP="001826CA">
      <w:pPr>
        <w:rPr>
          <w:rFonts w:ascii="Times New Roman" w:hAnsi="Times New Roman" w:cs="Times New Roman"/>
          <w:lang w:val="en-GB"/>
        </w:rPr>
      </w:pPr>
      <w:r>
        <w:rPr>
          <w:rFonts w:ascii="Times New Roman" w:hAnsi="Times New Roman" w:cs="Times New Roman"/>
          <w:i/>
          <w:iCs/>
          <w:lang w:val="en-GB"/>
        </w:rPr>
        <w:t>This roadmap ensures that whether the reader is an industrial designer seeking reliability or a traction engineer seeking power density, they have a clear path through the complex interdependencies of high-speed electrical machine design.</w:t>
      </w:r>
    </w:p>
    <w:p w14:paraId="59008926" w14:textId="1F8CBF73" w:rsidR="00FD0ED2" w:rsidRPr="001D4F32" w:rsidRDefault="00FD0ED2" w:rsidP="00FD0ED2">
      <w:pPr>
        <w:rPr>
          <w:rFonts w:ascii="Times New Roman" w:hAnsi="Times New Roman" w:cs="Times New Roman"/>
          <w:lang w:val="en-GB"/>
        </w:rPr>
      </w:pPr>
    </w:p>
    <w:sectPr w:rsidR="00FD0ED2" w:rsidRPr="001D4F32">
      <w:footerReference w:type="even"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09A02" w14:textId="77777777" w:rsidR="00625FAF" w:rsidRDefault="00625FAF" w:rsidP="007C6316">
      <w:pPr>
        <w:spacing w:after="0" w:line="240" w:lineRule="auto"/>
      </w:pPr>
      <w:r>
        <w:separator/>
      </w:r>
    </w:p>
  </w:endnote>
  <w:endnote w:type="continuationSeparator" w:id="0">
    <w:p w14:paraId="021B13AB" w14:textId="77777777" w:rsidR="00625FAF" w:rsidRDefault="00625FAF" w:rsidP="007C6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6AEF" w14:textId="478348F5" w:rsidR="007C6316" w:rsidRDefault="005D26B4">
    <w:pPr>
      <w:pStyle w:val="AltBilgi"/>
    </w:pPr>
    <w:r>
      <w:rPr>
        <w:noProof/>
      </w:rPr>
      <mc:AlternateContent>
        <mc:Choice Requires="wps">
          <w:drawing>
            <wp:anchor distT="0" distB="0" distL="0" distR="0" simplePos="0" relativeHeight="251658241" behindDoc="0" locked="0" layoutInCell="1" allowOverlap="1" wp14:anchorId="1292B5A0" wp14:editId="062BCDE9">
              <wp:simplePos x="635" y="635"/>
              <wp:positionH relativeFrom="page">
                <wp:align>left</wp:align>
              </wp:positionH>
              <wp:positionV relativeFrom="page">
                <wp:align>bottom</wp:align>
              </wp:positionV>
              <wp:extent cx="2839720" cy="357505"/>
              <wp:effectExtent l="0" t="0" r="17780" b="0"/>
              <wp:wrapNone/>
              <wp:docPr id="511468437"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92B5A0"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23.6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" filled="f" stroked="f">
              <v:textbox style="mso-fit-shape-to-text:t" inset="20pt,0,0,15pt">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B084" w14:textId="0B0202C5" w:rsidR="007C6316" w:rsidRDefault="005D26B4">
    <w:pPr>
      <w:pStyle w:val="AltBilgi"/>
    </w:pPr>
    <w:r>
      <w:rPr>
        <w:noProof/>
      </w:rPr>
      <mc:AlternateContent>
        <mc:Choice Requires="wps">
          <w:drawing>
            <wp:anchor distT="0" distB="0" distL="0" distR="0" simplePos="0" relativeHeight="251658240" behindDoc="0" locked="0" layoutInCell="1" allowOverlap="1" wp14:anchorId="6730E687" wp14:editId="69AA25A7">
              <wp:simplePos x="635" y="635"/>
              <wp:positionH relativeFrom="page">
                <wp:align>left</wp:align>
              </wp:positionH>
              <wp:positionV relativeFrom="page">
                <wp:align>bottom</wp:align>
              </wp:positionV>
              <wp:extent cx="2839720" cy="357505"/>
              <wp:effectExtent l="0" t="0" r="17780" b="0"/>
              <wp:wrapNone/>
              <wp:docPr id="832903340"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30E687" id="_x0000_t202" coordsize="21600,21600" o:spt="202" path="m,l,21600r21600,l21600,xe">
              <v:stroke joinstyle="miter"/>
              <v:path gradientshapeok="t" o:connecttype="rect"/>
            </v:shapetype>
            <v:shape id="Text Box 1" o:spid="_x0000_s1027" type="#_x0000_t202" alt="LUT Group Confidential - Other information (3Y)" style="position:absolute;margin-left:0;margin-top:0;width:223.6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" filled="f" stroked="f">
              <v:textbox style="mso-fit-shape-to-text:t" inset="20pt,0,0,15pt">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A71EB" w14:textId="77777777" w:rsidR="00625FAF" w:rsidRDefault="00625FAF" w:rsidP="007C6316">
      <w:pPr>
        <w:spacing w:after="0" w:line="240" w:lineRule="auto"/>
      </w:pPr>
      <w:r>
        <w:separator/>
      </w:r>
    </w:p>
  </w:footnote>
  <w:footnote w:type="continuationSeparator" w:id="0">
    <w:p w14:paraId="2FC27C3D" w14:textId="77777777" w:rsidR="00625FAF" w:rsidRDefault="00625FAF" w:rsidP="007C6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3E3"/>
    <w:multiLevelType w:val="multilevel"/>
    <w:tmpl w:val="7AB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3127"/>
    <w:multiLevelType w:val="multilevel"/>
    <w:tmpl w:val="C608D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2F41"/>
    <w:multiLevelType w:val="multilevel"/>
    <w:tmpl w:val="3188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641ED"/>
    <w:multiLevelType w:val="multilevel"/>
    <w:tmpl w:val="E7A09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D2654"/>
    <w:multiLevelType w:val="multilevel"/>
    <w:tmpl w:val="291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06F6E"/>
    <w:multiLevelType w:val="multilevel"/>
    <w:tmpl w:val="2A3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F37B4"/>
    <w:multiLevelType w:val="multilevel"/>
    <w:tmpl w:val="4C22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44DAF"/>
    <w:multiLevelType w:val="multilevel"/>
    <w:tmpl w:val="F58A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C51D2"/>
    <w:multiLevelType w:val="multilevel"/>
    <w:tmpl w:val="788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C7B27"/>
    <w:multiLevelType w:val="multilevel"/>
    <w:tmpl w:val="B8B6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9365E"/>
    <w:multiLevelType w:val="multilevel"/>
    <w:tmpl w:val="04AEF7EA"/>
    <w:lvl w:ilvl="0">
      <w:start w:val="1"/>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6ED7929"/>
    <w:multiLevelType w:val="multilevel"/>
    <w:tmpl w:val="3E4A0B44"/>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3."/>
      <w:lvlJc w:val="left"/>
      <w:pPr>
        <w:ind w:left="360" w:hanging="36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B481338"/>
    <w:multiLevelType w:val="hybridMultilevel"/>
    <w:tmpl w:val="FC0AAF0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2F145AB8"/>
    <w:multiLevelType w:val="multilevel"/>
    <w:tmpl w:val="193A2AC4"/>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65B0CB0"/>
    <w:multiLevelType w:val="multilevel"/>
    <w:tmpl w:val="E5A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82DD0"/>
    <w:multiLevelType w:val="multilevel"/>
    <w:tmpl w:val="5D4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27E8D"/>
    <w:multiLevelType w:val="multilevel"/>
    <w:tmpl w:val="84483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D1E89"/>
    <w:multiLevelType w:val="multilevel"/>
    <w:tmpl w:val="2E3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869B3"/>
    <w:multiLevelType w:val="multilevel"/>
    <w:tmpl w:val="6A0CC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1AC"/>
    <w:multiLevelType w:val="multilevel"/>
    <w:tmpl w:val="4192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16AB6"/>
    <w:multiLevelType w:val="multilevel"/>
    <w:tmpl w:val="3A34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D56B35"/>
    <w:multiLevelType w:val="multilevel"/>
    <w:tmpl w:val="294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40405"/>
    <w:multiLevelType w:val="multilevel"/>
    <w:tmpl w:val="C06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044E6"/>
    <w:multiLevelType w:val="multilevel"/>
    <w:tmpl w:val="C09C98CA"/>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D1540AA"/>
    <w:multiLevelType w:val="multilevel"/>
    <w:tmpl w:val="ED0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D34F2"/>
    <w:multiLevelType w:val="multilevel"/>
    <w:tmpl w:val="A74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67DA6"/>
    <w:multiLevelType w:val="multilevel"/>
    <w:tmpl w:val="1E422C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8E7DD5"/>
    <w:multiLevelType w:val="multilevel"/>
    <w:tmpl w:val="688E9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B200B"/>
    <w:multiLevelType w:val="multilevel"/>
    <w:tmpl w:val="F8E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D1631"/>
    <w:multiLevelType w:val="multilevel"/>
    <w:tmpl w:val="EF5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C1342"/>
    <w:multiLevelType w:val="multilevel"/>
    <w:tmpl w:val="7E448B76"/>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7DBE3D75"/>
    <w:multiLevelType w:val="multilevel"/>
    <w:tmpl w:val="ED2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293264">
    <w:abstractNumId w:val="16"/>
  </w:num>
  <w:num w:numId="2" w16cid:durableId="1492411141">
    <w:abstractNumId w:val="18"/>
  </w:num>
  <w:num w:numId="3" w16cid:durableId="7568238">
    <w:abstractNumId w:val="6"/>
  </w:num>
  <w:num w:numId="4" w16cid:durableId="16584387">
    <w:abstractNumId w:val="27"/>
  </w:num>
  <w:num w:numId="5" w16cid:durableId="1120031683">
    <w:abstractNumId w:val="1"/>
  </w:num>
  <w:num w:numId="6" w16cid:durableId="847602553">
    <w:abstractNumId w:val="14"/>
  </w:num>
  <w:num w:numId="7" w16cid:durableId="451560679">
    <w:abstractNumId w:val="26"/>
  </w:num>
  <w:num w:numId="8" w16cid:durableId="1377507335">
    <w:abstractNumId w:val="2"/>
  </w:num>
  <w:num w:numId="9" w16cid:durableId="2103796748">
    <w:abstractNumId w:val="23"/>
  </w:num>
  <w:num w:numId="10" w16cid:durableId="1584876941">
    <w:abstractNumId w:val="15"/>
  </w:num>
  <w:num w:numId="11" w16cid:durableId="1682076834">
    <w:abstractNumId w:val="21"/>
  </w:num>
  <w:num w:numId="12" w16cid:durableId="778764584">
    <w:abstractNumId w:val="22"/>
  </w:num>
  <w:num w:numId="13" w16cid:durableId="1721786453">
    <w:abstractNumId w:val="9"/>
  </w:num>
  <w:num w:numId="14" w16cid:durableId="60831482">
    <w:abstractNumId w:val="28"/>
  </w:num>
  <w:num w:numId="15" w16cid:durableId="782767584">
    <w:abstractNumId w:val="10"/>
  </w:num>
  <w:num w:numId="16" w16cid:durableId="948006598">
    <w:abstractNumId w:val="5"/>
  </w:num>
  <w:num w:numId="17" w16cid:durableId="1314220924">
    <w:abstractNumId w:val="25"/>
  </w:num>
  <w:num w:numId="18" w16cid:durableId="1604729359">
    <w:abstractNumId w:val="17"/>
  </w:num>
  <w:num w:numId="19" w16cid:durableId="1476490727">
    <w:abstractNumId w:val="19"/>
  </w:num>
  <w:num w:numId="20" w16cid:durableId="160049548">
    <w:abstractNumId w:val="4"/>
  </w:num>
  <w:num w:numId="21" w16cid:durableId="2112116103">
    <w:abstractNumId w:val="3"/>
  </w:num>
  <w:num w:numId="22" w16cid:durableId="336855437">
    <w:abstractNumId w:val="8"/>
  </w:num>
  <w:num w:numId="23" w16cid:durableId="736560640">
    <w:abstractNumId w:val="0"/>
  </w:num>
  <w:num w:numId="24" w16cid:durableId="1491674010">
    <w:abstractNumId w:val="24"/>
  </w:num>
  <w:num w:numId="25" w16cid:durableId="2069918013">
    <w:abstractNumId w:val="29"/>
  </w:num>
  <w:num w:numId="26" w16cid:durableId="1154491472">
    <w:abstractNumId w:val="31"/>
  </w:num>
  <w:num w:numId="27" w16cid:durableId="524027263">
    <w:abstractNumId w:val="30"/>
  </w:num>
  <w:num w:numId="28" w16cid:durableId="1166094456">
    <w:abstractNumId w:val="11"/>
  </w:num>
  <w:num w:numId="29" w16cid:durableId="1553155831">
    <w:abstractNumId w:val="12"/>
  </w:num>
  <w:num w:numId="30" w16cid:durableId="163474843">
    <w:abstractNumId w:val="20"/>
  </w:num>
  <w:num w:numId="31" w16cid:durableId="342366059">
    <w:abstractNumId w:val="7"/>
  </w:num>
  <w:num w:numId="32" w16cid:durableId="19639212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4C"/>
    <w:rsid w:val="00023E46"/>
    <w:rsid w:val="00040C04"/>
    <w:rsid w:val="000474F1"/>
    <w:rsid w:val="000551F7"/>
    <w:rsid w:val="00081589"/>
    <w:rsid w:val="00082218"/>
    <w:rsid w:val="00083943"/>
    <w:rsid w:val="00087E09"/>
    <w:rsid w:val="0009276E"/>
    <w:rsid w:val="00095B7E"/>
    <w:rsid w:val="000E45D5"/>
    <w:rsid w:val="000F1BC8"/>
    <w:rsid w:val="000F5D02"/>
    <w:rsid w:val="001151D3"/>
    <w:rsid w:val="0012786F"/>
    <w:rsid w:val="00127CDD"/>
    <w:rsid w:val="00141B1C"/>
    <w:rsid w:val="00175683"/>
    <w:rsid w:val="001826CA"/>
    <w:rsid w:val="001904BC"/>
    <w:rsid w:val="001A1F83"/>
    <w:rsid w:val="001C4DA8"/>
    <w:rsid w:val="001D4F32"/>
    <w:rsid w:val="001E1724"/>
    <w:rsid w:val="001E1BE5"/>
    <w:rsid w:val="001E6A7D"/>
    <w:rsid w:val="00212B38"/>
    <w:rsid w:val="00225DE4"/>
    <w:rsid w:val="002C225A"/>
    <w:rsid w:val="002C5720"/>
    <w:rsid w:val="002F2E18"/>
    <w:rsid w:val="0035503C"/>
    <w:rsid w:val="00371BF1"/>
    <w:rsid w:val="00430D99"/>
    <w:rsid w:val="0047652F"/>
    <w:rsid w:val="004776D8"/>
    <w:rsid w:val="004C37D9"/>
    <w:rsid w:val="004D484A"/>
    <w:rsid w:val="004F1328"/>
    <w:rsid w:val="005075A4"/>
    <w:rsid w:val="0051346E"/>
    <w:rsid w:val="00513B22"/>
    <w:rsid w:val="00586AC6"/>
    <w:rsid w:val="005B3253"/>
    <w:rsid w:val="005D26B4"/>
    <w:rsid w:val="005F0FE0"/>
    <w:rsid w:val="00616420"/>
    <w:rsid w:val="006227CC"/>
    <w:rsid w:val="00625FAF"/>
    <w:rsid w:val="00632DE1"/>
    <w:rsid w:val="006C6A69"/>
    <w:rsid w:val="006D206F"/>
    <w:rsid w:val="006F7EFC"/>
    <w:rsid w:val="007257CB"/>
    <w:rsid w:val="00756B12"/>
    <w:rsid w:val="007A69F3"/>
    <w:rsid w:val="007C6316"/>
    <w:rsid w:val="007D0337"/>
    <w:rsid w:val="007E3916"/>
    <w:rsid w:val="007E627A"/>
    <w:rsid w:val="007F3FAD"/>
    <w:rsid w:val="00801FFE"/>
    <w:rsid w:val="00803D88"/>
    <w:rsid w:val="00833C79"/>
    <w:rsid w:val="00847827"/>
    <w:rsid w:val="00872EFF"/>
    <w:rsid w:val="0088122D"/>
    <w:rsid w:val="00882201"/>
    <w:rsid w:val="008C4A62"/>
    <w:rsid w:val="00980A5C"/>
    <w:rsid w:val="009A0B7B"/>
    <w:rsid w:val="009A7412"/>
    <w:rsid w:val="009A7D62"/>
    <w:rsid w:val="009D7ADF"/>
    <w:rsid w:val="009E5723"/>
    <w:rsid w:val="009F1B51"/>
    <w:rsid w:val="00A048BB"/>
    <w:rsid w:val="00A17807"/>
    <w:rsid w:val="00A400F0"/>
    <w:rsid w:val="00A41037"/>
    <w:rsid w:val="00A46015"/>
    <w:rsid w:val="00A646C7"/>
    <w:rsid w:val="00A65361"/>
    <w:rsid w:val="00A87094"/>
    <w:rsid w:val="00AA1D5D"/>
    <w:rsid w:val="00AC30D2"/>
    <w:rsid w:val="00AD0622"/>
    <w:rsid w:val="00B00E13"/>
    <w:rsid w:val="00B60F1E"/>
    <w:rsid w:val="00BD098C"/>
    <w:rsid w:val="00C518E4"/>
    <w:rsid w:val="00C91B6E"/>
    <w:rsid w:val="00C96A29"/>
    <w:rsid w:val="00CC7000"/>
    <w:rsid w:val="00D1084C"/>
    <w:rsid w:val="00D35B55"/>
    <w:rsid w:val="00D44DF2"/>
    <w:rsid w:val="00D61F0E"/>
    <w:rsid w:val="00DC71F3"/>
    <w:rsid w:val="00E1402E"/>
    <w:rsid w:val="00E15CA5"/>
    <w:rsid w:val="00E263CD"/>
    <w:rsid w:val="00E438BC"/>
    <w:rsid w:val="00E528BC"/>
    <w:rsid w:val="00E53655"/>
    <w:rsid w:val="00E746D2"/>
    <w:rsid w:val="00E82B57"/>
    <w:rsid w:val="00EA1588"/>
    <w:rsid w:val="00EA77D0"/>
    <w:rsid w:val="00F740F9"/>
    <w:rsid w:val="00F83812"/>
    <w:rsid w:val="00FA285C"/>
    <w:rsid w:val="00FC1A46"/>
    <w:rsid w:val="00FD0ED2"/>
    <w:rsid w:val="00FF58E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E6EBD"/>
  <w15:chartTrackingRefBased/>
  <w15:docId w15:val="{93B07E93-611F-4444-9A19-C72E2728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10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10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1084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1084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1084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1084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1084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1084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1084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1084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1084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1084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1084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1084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1084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1084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1084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1084C"/>
    <w:rPr>
      <w:rFonts w:eastAsiaTheme="majorEastAsia" w:cstheme="majorBidi"/>
      <w:color w:val="272727" w:themeColor="text1" w:themeTint="D8"/>
    </w:rPr>
  </w:style>
  <w:style w:type="paragraph" w:styleId="KonuBal">
    <w:name w:val="Title"/>
    <w:basedOn w:val="Normal"/>
    <w:next w:val="Normal"/>
    <w:link w:val="KonuBalChar"/>
    <w:uiPriority w:val="10"/>
    <w:qFormat/>
    <w:rsid w:val="00D1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1084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1084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1084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1084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1084C"/>
    <w:rPr>
      <w:i/>
      <w:iCs/>
      <w:color w:val="404040" w:themeColor="text1" w:themeTint="BF"/>
    </w:rPr>
  </w:style>
  <w:style w:type="paragraph" w:styleId="ListeParagraf">
    <w:name w:val="List Paragraph"/>
    <w:basedOn w:val="Normal"/>
    <w:uiPriority w:val="34"/>
    <w:qFormat/>
    <w:rsid w:val="00D1084C"/>
    <w:pPr>
      <w:ind w:left="720"/>
      <w:contextualSpacing/>
    </w:pPr>
  </w:style>
  <w:style w:type="character" w:styleId="GlVurgulama">
    <w:name w:val="Intense Emphasis"/>
    <w:basedOn w:val="VarsaylanParagrafYazTipi"/>
    <w:uiPriority w:val="21"/>
    <w:qFormat/>
    <w:rsid w:val="00D1084C"/>
    <w:rPr>
      <w:i/>
      <w:iCs/>
      <w:color w:val="0F4761" w:themeColor="accent1" w:themeShade="BF"/>
    </w:rPr>
  </w:style>
  <w:style w:type="paragraph" w:styleId="GlAlnt">
    <w:name w:val="Intense Quote"/>
    <w:basedOn w:val="Normal"/>
    <w:next w:val="Normal"/>
    <w:link w:val="GlAlntChar"/>
    <w:uiPriority w:val="30"/>
    <w:qFormat/>
    <w:rsid w:val="00D10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1084C"/>
    <w:rPr>
      <w:i/>
      <w:iCs/>
      <w:color w:val="0F4761" w:themeColor="accent1" w:themeShade="BF"/>
    </w:rPr>
  </w:style>
  <w:style w:type="character" w:styleId="GlBavuru">
    <w:name w:val="Intense Reference"/>
    <w:basedOn w:val="VarsaylanParagrafYazTipi"/>
    <w:uiPriority w:val="32"/>
    <w:qFormat/>
    <w:rsid w:val="00D1084C"/>
    <w:rPr>
      <w:b/>
      <w:bCs/>
      <w:smallCaps/>
      <w:color w:val="0F4761" w:themeColor="accent1" w:themeShade="BF"/>
      <w:spacing w:val="5"/>
    </w:rPr>
  </w:style>
  <w:style w:type="table" w:styleId="TabloKlavuzu">
    <w:name w:val="Table Grid"/>
    <w:basedOn w:val="NormalTablo"/>
    <w:uiPriority w:val="39"/>
    <w:rsid w:val="00D10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D1084C"/>
    <w:rPr>
      <w:color w:val="666666"/>
    </w:rPr>
  </w:style>
  <w:style w:type="paragraph" w:styleId="AltBilgi">
    <w:name w:val="footer"/>
    <w:basedOn w:val="Normal"/>
    <w:link w:val="AltBilgiChar"/>
    <w:uiPriority w:val="99"/>
    <w:unhideWhenUsed/>
    <w:rsid w:val="007C6316"/>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7C6316"/>
  </w:style>
  <w:style w:type="paragraph" w:styleId="NormalWeb">
    <w:name w:val="Normal (Web)"/>
    <w:basedOn w:val="Normal"/>
    <w:uiPriority w:val="99"/>
    <w:unhideWhenUsed/>
    <w:rsid w:val="00E15CA5"/>
    <w:pPr>
      <w:spacing w:before="100" w:beforeAutospacing="1" w:after="100" w:afterAutospacing="1" w:line="240" w:lineRule="auto"/>
    </w:pPr>
    <w:rPr>
      <w:rFonts w:ascii="Times New Roman" w:eastAsia="Times New Roman" w:hAnsi="Times New Roman" w:cs="Times New Roman"/>
      <w:kern w:val="0"/>
      <w:sz w:val="24"/>
      <w:szCs w:val="24"/>
      <w:lang w:eastAsia="fi-FI"/>
      <w14:ligatures w14:val="none"/>
    </w:rPr>
  </w:style>
  <w:style w:type="character" w:customStyle="1" w:styleId="math-inline">
    <w:name w:val="math-inline"/>
    <w:basedOn w:val="VarsaylanParagrafYazTipi"/>
    <w:rsid w:val="00E15CA5"/>
  </w:style>
  <w:style w:type="character" w:styleId="AklamaBavurusu">
    <w:name w:val="annotation reference"/>
    <w:basedOn w:val="VarsaylanParagrafYazTipi"/>
    <w:uiPriority w:val="99"/>
    <w:semiHidden/>
    <w:unhideWhenUsed/>
    <w:rsid w:val="005F0FE0"/>
    <w:rPr>
      <w:sz w:val="16"/>
      <w:szCs w:val="16"/>
    </w:rPr>
  </w:style>
  <w:style w:type="paragraph" w:styleId="AklamaMetni">
    <w:name w:val="annotation text"/>
    <w:basedOn w:val="Normal"/>
    <w:link w:val="AklamaMetniChar"/>
    <w:uiPriority w:val="99"/>
    <w:unhideWhenUsed/>
    <w:rsid w:val="005F0FE0"/>
    <w:pPr>
      <w:spacing w:line="240" w:lineRule="auto"/>
    </w:pPr>
    <w:rPr>
      <w:sz w:val="20"/>
      <w:szCs w:val="20"/>
    </w:rPr>
  </w:style>
  <w:style w:type="character" w:customStyle="1" w:styleId="AklamaMetniChar">
    <w:name w:val="Açıklama Metni Char"/>
    <w:basedOn w:val="VarsaylanParagrafYazTipi"/>
    <w:link w:val="AklamaMetni"/>
    <w:uiPriority w:val="99"/>
    <w:rsid w:val="005F0FE0"/>
    <w:rPr>
      <w:sz w:val="20"/>
      <w:szCs w:val="20"/>
    </w:rPr>
  </w:style>
  <w:style w:type="paragraph" w:styleId="AklamaKonusu">
    <w:name w:val="annotation subject"/>
    <w:basedOn w:val="AklamaMetni"/>
    <w:next w:val="AklamaMetni"/>
    <w:link w:val="AklamaKonusuChar"/>
    <w:uiPriority w:val="99"/>
    <w:semiHidden/>
    <w:unhideWhenUsed/>
    <w:rsid w:val="005F0FE0"/>
    <w:rPr>
      <w:b/>
      <w:bCs/>
    </w:rPr>
  </w:style>
  <w:style w:type="character" w:customStyle="1" w:styleId="AklamaKonusuChar">
    <w:name w:val="Açıklama Konusu Char"/>
    <w:basedOn w:val="AklamaMetniChar"/>
    <w:link w:val="AklamaKonusu"/>
    <w:uiPriority w:val="99"/>
    <w:semiHidden/>
    <w:rsid w:val="005F0FE0"/>
    <w:rPr>
      <w:b/>
      <w:bCs/>
      <w:sz w:val="20"/>
      <w:szCs w:val="20"/>
    </w:rPr>
  </w:style>
  <w:style w:type="paragraph" w:styleId="Dzeltme">
    <w:name w:val="Revision"/>
    <w:hidden/>
    <w:uiPriority w:val="99"/>
    <w:semiHidden/>
    <w:rsid w:val="009E5723"/>
    <w:pPr>
      <w:spacing w:after="0" w:line="240" w:lineRule="auto"/>
    </w:pPr>
  </w:style>
  <w:style w:type="paragraph" w:styleId="stBilgi">
    <w:name w:val="header"/>
    <w:basedOn w:val="Normal"/>
    <w:link w:val="stBilgiChar"/>
    <w:uiPriority w:val="99"/>
    <w:unhideWhenUsed/>
    <w:rsid w:val="00A048BB"/>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A04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01" Target="media/image5.png" Type="http://schemas.openxmlformats.org/officeDocument/2006/relationships/image"/><Relationship Id="rId102" Target="media/image6.png" Type="http://schemas.openxmlformats.org/officeDocument/2006/relationships/image"/><Relationship Id="rId103" Target="media/image7.png" Type="http://schemas.openxmlformats.org/officeDocument/2006/relationships/image"/><Relationship Id="rId104" Target="media/image8.png" Type="http://schemas.openxmlformats.org/officeDocument/2006/relationships/image"/><Relationship Id="rId105" Target="media/image9.png" Type="http://schemas.openxmlformats.org/officeDocument/2006/relationships/image"/><Relationship Id="rId106" Target="media/image10.png" Type="http://schemas.openxmlformats.org/officeDocument/2006/relationships/image"/><Relationship Id="rId107" Target="media/image1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30910-33BB-4375-8E42-5DFD100001C0}">
  <ds:schemaRefs>
    <ds:schemaRef ds:uri="http://schemas.openxmlformats.org/officeDocument/2006/bibliography"/>
  </ds:schemaRefs>
</ds:datastoreItem>
</file>

<file path=docMetadata/LabelInfo.xml><?xml version="1.0" encoding="utf-8"?>
<clbl:labelList xmlns:clbl="http://schemas.microsoft.com/office/2020/mipLabelMetadata">
  <clbl:label id="{4306014c-c088-4a50-b503-4830bda7971c}" enabled="1" method="Standar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8275</Words>
  <Characters>47168</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Juha Pyrhönen (LUT)</dc:creator>
  <cp:keywords/>
  <dc:description/>
  <cp:lastModifiedBy>Hüseyin Canseven (LUT)</cp:lastModifiedBy>
  <cp:revision>3</cp:revision>
  <dcterms:created xsi:type="dcterms:W3CDTF">2026-09-02T21:05:00Z</dcterms:created>
  <dcterms:modified xsi:type="dcterms:W3CDTF">2026-09-02T21:06:00Z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31a518ac,1e7c6395,53f2d938</vt:lpwstr>
  </property>
  <property fmtid="{D5CDD505-2E9C-101B-9397-08002B2CF9AE}" pid="3" name="ClassificationContentMarkingFooterFontProps">
    <vt:lpwstr>#000000,10,Aptos</vt:lpwstr>
  </property>
  <property fmtid="{D5CDD505-2E9C-101B-9397-08002B2CF9AE}" pid="4" name="ClassificationContentMarkingFooterText">
    <vt:lpwstr>LUT Group Confidential - Other information (3Y)</vt:lpwstr>
  </property>
  <property fmtid="{D5CDD505-2E9C-101B-9397-08002B2CF9AE}" pid="5" name="MSIP_Label_4306014c-c088-4a50-b503-4830bda7971c_Enabled">
    <vt:lpwstr>true</vt:lpwstr>
  </property>
  <property fmtid="{D5CDD505-2E9C-101B-9397-08002B2CF9AE}" pid="6" name="MSIP_Label_4306014c-c088-4a50-b503-4830bda7971c_SetDate">
    <vt:lpwstr>2026-04-27T12:04:37Z</vt:lpwstr>
  </property>
  <property fmtid="{D5CDD505-2E9C-101B-9397-08002B2CF9AE}" pid="7" name="MSIP_Label_4306014c-c088-4a50-b503-4830bda7971c_Method">
    <vt:lpwstr>Standard</vt:lpwstr>
  </property>
  <property fmtid="{D5CDD505-2E9C-101B-9397-08002B2CF9AE}" pid="8" name="MSIP_Label_4306014c-c088-4a50-b503-4830bda7971c_Name">
    <vt:lpwstr>Muu tieto - Other information (3Y)</vt:lpwstr>
  </property>
  <property fmtid="{D5CDD505-2E9C-101B-9397-08002B2CF9AE}" pid="9" name="MSIP_Label_4306014c-c088-4a50-b503-4830bda7971c_SiteId">
    <vt:lpwstr>9d97530e-8f27-4137-a2a9-5cb4dcf26f2e</vt:lpwstr>
  </property>
  <property fmtid="{D5CDD505-2E9C-101B-9397-08002B2CF9AE}" pid="10" name="MSIP_Label_4306014c-c088-4a50-b503-4830bda7971c_ActionId">
    <vt:lpwstr>d34e5b21-44b6-4967-8343-4ace6c8301a8</vt:lpwstr>
  </property>
  <property fmtid="{D5CDD505-2E9C-101B-9397-08002B2CF9AE}" pid="11" name="MSIP_Label_4306014c-c088-4a50-b503-4830bda7971c_ContentBits">
    <vt:lpwstr>2</vt:lpwstr>
  </property>
  <property fmtid="{D5CDD505-2E9C-101B-9397-08002B2CF9AE}" pid="12" name="MSIP_Label_4306014c-c088-4a50-b503-4830bda7971c_Tag">
    <vt:lpwstr>10, 3, 0, 1</vt:lpwstr>
  </property>
</Properties>
</file>